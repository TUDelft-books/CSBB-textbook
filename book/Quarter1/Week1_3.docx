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xml" ContentType="application/vnd.openxmlformats-officedocument.wordprocessingml.comment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215093D" w:rsidP="6E12B691" w:rsidRDefault="0215093D" w14:paraId="139ABA86" w14:textId="7D76F25C">
      <w:pPr>
        <w:pStyle w:val="berschrift1"/>
      </w:pPr>
      <w:r w:rsidR="0215093D">
        <w:rPr/>
        <w:t>Week 3: Searching for Sources</w:t>
      </w:r>
    </w:p>
    <w:p w:rsidR="02457596" w:rsidP="0264A2B8" w:rsidRDefault="02457596" w14:paraId="2084C3CF" w14:textId="75CF761A">
      <w:pPr>
        <w:pStyle w:val="Listenabsatz"/>
        <w:numPr>
          <w:ilvl w:val="0"/>
          <w:numId w:val="2"/>
        </w:numPr>
        <w:rPr/>
      </w:pPr>
      <w:r w:rsidR="02457596">
        <w:rPr/>
        <w:t>Science Spotlights (Monday)</w:t>
      </w:r>
    </w:p>
    <w:p w:rsidR="02457596" w:rsidP="0264A2B8" w:rsidRDefault="02457596" w14:paraId="123842F1" w14:textId="6A436034">
      <w:pPr>
        <w:pStyle w:val="Listenabsatz"/>
        <w:numPr>
          <w:ilvl w:val="0"/>
          <w:numId w:val="2"/>
        </w:numPr>
        <w:rPr/>
      </w:pPr>
      <w:r w:rsidR="02457596">
        <w:rPr/>
        <w:t>Lecture Advanced literature search (Library?)</w:t>
      </w:r>
    </w:p>
    <w:p w:rsidR="02457596" w:rsidP="0264A2B8" w:rsidRDefault="02457596" w14:paraId="1105446E" w14:textId="607487F9">
      <w:pPr>
        <w:pStyle w:val="Listenabsatz"/>
        <w:numPr>
          <w:ilvl w:val="0"/>
          <w:numId w:val="2"/>
        </w:numPr>
        <w:rPr/>
      </w:pPr>
      <w:r w:rsidR="02457596">
        <w:rPr/>
        <w:t xml:space="preserve">Workshop Scientific Communication – Critical Reading </w:t>
      </w:r>
    </w:p>
    <w:p w:rsidR="74E08E89" w:rsidP="57FBD6F5" w:rsidRDefault="74E08E89" w14:paraId="4D1F4A14" w14:textId="74EE7A68">
      <w:pPr>
        <w:pStyle w:val="Listenabsatz"/>
        <w:numPr>
          <w:ilvl w:val="0"/>
          <w:numId w:val="2"/>
        </w:numPr>
        <w:rPr/>
      </w:pPr>
      <w:r w:rsidR="74E08E89">
        <w:rPr/>
        <w:t>Friday Symposium</w:t>
      </w:r>
    </w:p>
    <w:p w:rsidR="007278F3" w:rsidP="007932B7" w:rsidRDefault="007278F3" w14:paraId="10BA8B89" w14:textId="6EC25464">
      <w:pPr>
        <w:pStyle w:val="berschrift1"/>
      </w:pPr>
      <w:r w:rsidR="007278F3">
        <w:rPr/>
        <w:t>Introduction and goals</w:t>
      </w:r>
    </w:p>
    <w:p w:rsidR="5C37979E" w:rsidP="1A7B82DB" w:rsidRDefault="5C37979E" w14:paraId="69037384" w14:textId="63E64602">
      <w:pPr>
        <w:pStyle w:val="Standard"/>
      </w:pPr>
      <w:r w:rsidR="5C37979E">
        <w:rPr/>
        <w:t xml:space="preserve">A huge part of being a researcher is reading what others have </w:t>
      </w:r>
      <w:r w:rsidR="5C37979E">
        <w:rPr/>
        <w:t xml:space="preserve">done, </w:t>
      </w:r>
      <w:r w:rsidR="5C37979E">
        <w:rPr/>
        <w:t>and</w:t>
      </w:r>
      <w:r w:rsidR="5C37979E">
        <w:rPr/>
        <w:t xml:space="preserve"> writing what you have done to </w:t>
      </w:r>
      <w:r w:rsidR="22129E42">
        <w:rPr/>
        <w:t>contribute to the body of scientific knowledge</w:t>
      </w:r>
      <w:r w:rsidR="5C37979E">
        <w:rPr/>
        <w:t>. There are hundreds of scientific journals with thousands of articles published yearly</w:t>
      </w:r>
      <w:r w:rsidR="5C37979E">
        <w:rPr/>
        <w:t xml:space="preserve">. </w:t>
      </w:r>
      <w:r w:rsidR="0A211A78">
        <w:rPr/>
        <w:t xml:space="preserve"> </w:t>
      </w:r>
      <w:r w:rsidR="0A211A78">
        <w:rPr/>
        <w:t>The quality varies hugely</w:t>
      </w:r>
      <w:r w:rsidR="28187242">
        <w:rPr/>
        <w:t xml:space="preserve">, some are just badly written, and some are </w:t>
      </w:r>
      <w:r w:rsidR="28187242">
        <w:rPr/>
        <w:t>actually fraudulent</w:t>
      </w:r>
      <w:r w:rsidR="0A211A78">
        <w:rPr/>
        <w:t>. This week is focused on developing skills in understanding and evaluating the articles you read. How to put them in context</w:t>
      </w:r>
      <w:r w:rsidR="64957F39">
        <w:rPr/>
        <w:t>, what to look for</w:t>
      </w:r>
      <w:r w:rsidR="64957F39">
        <w:rPr/>
        <w:t xml:space="preserve">. </w:t>
      </w:r>
      <w:r w:rsidR="0A211A78">
        <w:rPr/>
        <w:t xml:space="preserve"> </w:t>
      </w:r>
      <w:r w:rsidR="2B44A0E7">
        <w:rPr/>
        <w:t xml:space="preserve">Also no one can read it all, so another important aspect in teamwork is distributing the reading load. </w:t>
      </w:r>
    </w:p>
    <w:p w:rsidR="63D77A60" w:rsidP="7F3C38CE" w:rsidRDefault="63D77A60" w14:paraId="75D17AD5" w14:textId="3297559D">
      <w:pPr>
        <w:pStyle w:val="Standard"/>
      </w:pPr>
      <w:r w:rsidR="63D77A60">
        <w:rPr/>
        <w:t xml:space="preserve">The focus of week 3 will be learning how to </w:t>
      </w:r>
      <w:r w:rsidR="74EF670E">
        <w:rPr/>
        <w:t>effectively use</w:t>
      </w:r>
      <w:r w:rsidR="63D77A60">
        <w:rPr/>
        <w:t>, understand and deal with</w:t>
      </w:r>
      <w:r w:rsidR="55AB477C">
        <w:rPr/>
        <w:t xml:space="preserve"> scientific</w:t>
      </w:r>
      <w:r w:rsidR="63D77A60">
        <w:rPr/>
        <w:t xml:space="preserve"> literature. </w:t>
      </w:r>
      <w:r w:rsidR="0F57B678">
        <w:rPr/>
        <w:t xml:space="preserve">Being able to properly interpret scientific (and </w:t>
      </w:r>
      <w:r w:rsidR="6B8D4DB1">
        <w:rPr/>
        <w:t>non-scientific</w:t>
      </w:r>
      <w:r w:rsidR="0F57B678">
        <w:rPr/>
        <w:t>) resources is important not only in science but also to be able to build well-base</w:t>
      </w:r>
      <w:r w:rsidR="51A5CC12">
        <w:rPr/>
        <w:t>d</w:t>
      </w:r>
      <w:r w:rsidR="0F57B678">
        <w:rPr/>
        <w:t xml:space="preserve"> </w:t>
      </w:r>
      <w:r w:rsidR="51A5CC12">
        <w:rPr/>
        <w:t>opinions in everyday life. In academia</w:t>
      </w:r>
      <w:r w:rsidR="615A7346">
        <w:rPr/>
        <w:t>,</w:t>
      </w:r>
      <w:r w:rsidR="1E92D174">
        <w:rPr/>
        <w:t xml:space="preserve"> papers published in academic </w:t>
      </w:r>
      <w:r w:rsidR="66BBD84E">
        <w:rPr/>
        <w:t>journals</w:t>
      </w:r>
      <w:r w:rsidR="1E92D174">
        <w:rPr/>
        <w:t>will</w:t>
      </w:r>
      <w:r w:rsidR="1E92D174">
        <w:rPr/>
        <w:t xml:space="preserve"> be the basis of your research and allow you to gain insight </w:t>
      </w:r>
      <w:r w:rsidR="18B06D32">
        <w:rPr/>
        <w:t xml:space="preserve">into the current state of a topic, as well as challenges and open questions that researchers are facing. </w:t>
      </w:r>
    </w:p>
    <w:p w:rsidR="34FDBA15" w:rsidP="6E12B691" w:rsidRDefault="34FDBA15" w14:paraId="61805BA5" w14:textId="76CA485C">
      <w:pPr>
        <w:pStyle w:val="Standard"/>
      </w:pPr>
      <w:r w:rsidR="34FDBA15">
        <w:rPr/>
        <w:t xml:space="preserve">One </w:t>
      </w:r>
      <w:r w:rsidR="34FDBA15">
        <w:rPr/>
        <w:t>additional</w:t>
      </w:r>
      <w:r w:rsidR="34FDBA15">
        <w:rPr/>
        <w:t xml:space="preserve"> piece is taking the time to develop a strategy of how </w:t>
      </w:r>
      <w:r w:rsidR="34FDBA15">
        <w:rPr/>
        <w:t>you’ll</w:t>
      </w:r>
      <w:r w:rsidR="34FDBA15">
        <w:rPr/>
        <w:t xml:space="preserve"> keep track of what </w:t>
      </w:r>
      <w:r w:rsidR="34FDBA15">
        <w:rPr/>
        <w:t>you’ve</w:t>
      </w:r>
      <w:r w:rsidR="34FDBA15">
        <w:rPr/>
        <w:t xml:space="preserve"> read, what notes you might make as you read things for later reference. There are technical tools but also strategies to use. </w:t>
      </w:r>
    </w:p>
    <w:p w:rsidR="00754EE6" w:rsidP="007278F3" w:rsidRDefault="007932B7" w14:paraId="24D63DE3" w14:textId="0E2783D6">
      <w:pPr>
        <w:pStyle w:val="Listenabsatz"/>
        <w:numPr>
          <w:ilvl w:val="0"/>
          <w:numId w:val="1"/>
        </w:numPr>
        <w:rPr/>
      </w:pPr>
      <w:r w:rsidR="08001DCD">
        <w:rPr/>
        <w:t xml:space="preserve">Explanation of what we want to achieve and why we are including this lecture &amp; </w:t>
      </w:r>
      <w:r w:rsidR="08001DCD">
        <w:rPr/>
        <w:t>workshop</w:t>
      </w:r>
      <w:r w:rsidR="3CCF90E1">
        <w:rPr/>
        <w:t xml:space="preserve"> </w:t>
      </w:r>
    </w:p>
    <w:p w:rsidR="32F022B9" w:rsidP="27A5828C" w:rsidRDefault="32F022B9" w14:paraId="3363B1B6" w14:textId="22310DE0">
      <w:pPr>
        <w:pStyle w:val="Listenabsatz"/>
        <w:numPr>
          <w:ilvl w:val="0"/>
          <w:numId w:val="1"/>
        </w:numPr>
        <w:rPr/>
      </w:pPr>
      <w:r w:rsidR="3CCF90E1">
        <w:rPr/>
        <w:t xml:space="preserve">This is a topic that will be important to the students, but some may have already done part of this </w:t>
      </w:r>
    </w:p>
    <w:p w:rsidR="007932B7" w:rsidP="007932B7" w:rsidRDefault="007932B7" w14:paraId="79FB0AF2" w14:textId="44287F8B">
      <w:pPr>
        <w:pStyle w:val="berschrift1"/>
      </w:pPr>
      <w:commentRangeStart w:id="28354695"/>
      <w:r w:rsidR="007932B7">
        <w:rPr/>
        <w:t>Lecture</w:t>
      </w:r>
      <w:r w:rsidR="4629B8AA">
        <w:rPr/>
        <w:t xml:space="preserve"> Advanced Literature Search</w:t>
      </w:r>
      <w:commentRangeEnd w:id="28354695"/>
      <w:r>
        <w:rPr>
          <w:rStyle w:val="CommentReference"/>
        </w:rPr>
        <w:commentReference w:id="28354695"/>
      </w:r>
    </w:p>
    <w:p w:rsidR="69047A30" w:rsidP="7BFC6083" w:rsidRDefault="69047A30" w14:paraId="468F9606" w14:textId="5C7E8056">
      <w:pPr>
        <w:pStyle w:val="Standard"/>
        <w:keepNext w:val="1"/>
        <w:keepLines w:val="1"/>
        <w:rPr>
          <w:noProof w:val="0"/>
          <w:lang w:val="en-GB"/>
        </w:rPr>
      </w:pPr>
      <w:r w:rsidRPr="6E12B691" w:rsidR="69047A30">
        <w:rPr>
          <w:noProof w:val="0"/>
          <w:lang w:val="en-GB"/>
        </w:rPr>
        <w:t xml:space="preserve">This workshop focusses on teaching participants how to effectively find </w:t>
      </w:r>
      <w:r w:rsidRPr="6E12B691" w:rsidR="06613D3B">
        <w:rPr>
          <w:noProof w:val="0"/>
          <w:lang w:val="en-GB"/>
        </w:rPr>
        <w:t xml:space="preserve">appropriate </w:t>
      </w:r>
      <w:r w:rsidRPr="6E12B691" w:rsidR="69047A30">
        <w:rPr>
          <w:noProof w:val="0"/>
          <w:lang w:val="en-GB"/>
        </w:rPr>
        <w:t>sour</w:t>
      </w:r>
      <w:r w:rsidRPr="6E12B691" w:rsidR="3C0DF223">
        <w:rPr>
          <w:noProof w:val="0"/>
          <w:lang w:val="en-GB"/>
        </w:rPr>
        <w:t>ces</w:t>
      </w:r>
      <w:r w:rsidRPr="6E12B691" w:rsidR="3C0DF223">
        <w:rPr>
          <w:noProof w:val="0"/>
          <w:lang w:val="en-GB"/>
        </w:rPr>
        <w:t xml:space="preserve"> for doing literature research. This includes the use of sites such as Scopus, </w:t>
      </w:r>
      <w:r w:rsidRPr="6E12B691" w:rsidR="3C0DF223">
        <w:rPr>
          <w:noProof w:val="0"/>
          <w:lang w:val="en-GB"/>
        </w:rPr>
        <w:t>WebOfScience</w:t>
      </w:r>
      <w:r w:rsidRPr="6E12B691" w:rsidR="3C0DF223">
        <w:rPr>
          <w:noProof w:val="0"/>
          <w:lang w:val="en-GB"/>
        </w:rPr>
        <w:t xml:space="preserve"> or similar </w:t>
      </w:r>
      <w:r w:rsidRPr="6E12B691" w:rsidR="06FBD1FB">
        <w:rPr>
          <w:noProof w:val="0"/>
          <w:lang w:val="en-GB"/>
        </w:rPr>
        <w:t xml:space="preserve">webpages </w:t>
      </w:r>
      <w:r w:rsidRPr="6E12B691" w:rsidR="70B280B0">
        <w:rPr>
          <w:noProof w:val="0"/>
          <w:lang w:val="en-GB"/>
        </w:rPr>
        <w:t>which help in finding sources</w:t>
      </w:r>
      <w:r w:rsidRPr="6E12B691" w:rsidR="70B280B0">
        <w:rPr>
          <w:noProof w:val="0"/>
          <w:lang w:val="en-GB"/>
        </w:rPr>
        <w:t>.</w:t>
      </w:r>
      <w:r w:rsidRPr="6E12B691" w:rsidR="5E40FCCB">
        <w:rPr>
          <w:noProof w:val="0"/>
          <w:lang w:val="en-GB"/>
        </w:rPr>
        <w:t xml:space="preserve"> </w:t>
      </w:r>
      <w:r w:rsidRPr="6E12B691" w:rsidR="446A6C01">
        <w:rPr>
          <w:noProof w:val="0"/>
          <w:lang w:val="en-GB"/>
        </w:rPr>
        <w:t>To search for scientific literature, it</w:t>
      </w:r>
      <w:r w:rsidRPr="6E12B691" w:rsidR="4FB232C1">
        <w:rPr>
          <w:noProof w:val="0"/>
          <w:lang w:val="en-GB"/>
        </w:rPr>
        <w:t xml:space="preserve"> is </w:t>
      </w:r>
      <w:r w:rsidRPr="6E12B691" w:rsidR="446A6C01">
        <w:rPr>
          <w:noProof w:val="0"/>
          <w:lang w:val="en-GB"/>
        </w:rPr>
        <w:t>also necessary to know how to pose specific and hel</w:t>
      </w:r>
      <w:r w:rsidRPr="6E12B691" w:rsidR="67BB0BF6">
        <w:rPr>
          <w:noProof w:val="0"/>
          <w:lang w:val="en-GB"/>
        </w:rPr>
        <w:t xml:space="preserve">pful research </w:t>
      </w:r>
      <w:r w:rsidRPr="6E12B691" w:rsidR="446A6C01">
        <w:rPr>
          <w:noProof w:val="0"/>
          <w:lang w:val="en-GB"/>
        </w:rPr>
        <w:t>question</w:t>
      </w:r>
      <w:r w:rsidRPr="6E12B691" w:rsidR="77D4D297">
        <w:rPr>
          <w:noProof w:val="0"/>
          <w:lang w:val="en-GB"/>
        </w:rPr>
        <w:t>s.</w:t>
      </w:r>
    </w:p>
    <w:p w:rsidR="73D75BF0" w:rsidP="7BFC6083" w:rsidRDefault="73D75BF0" w14:paraId="00292B35" w14:textId="4A7EC0AA">
      <w:pPr>
        <w:pStyle w:val="berschrift2"/>
        <w:keepNext w:val="1"/>
        <w:keepLines w:val="1"/>
        <w:rPr>
          <w:rFonts w:ascii="Calibri Light" w:hAnsi="Calibri Light" w:eastAsia="Calibri Light" w:cs="Calibri Light"/>
          <w:b w:val="0"/>
          <w:bCs w:val="0"/>
          <w:i w:val="0"/>
          <w:iCs w:val="0"/>
          <w:caps w:val="0"/>
          <w:smallCaps w:val="0"/>
          <w:noProof w:val="0"/>
          <w:color w:val="2F5496" w:themeColor="accent1" w:themeTint="FF" w:themeShade="BF"/>
          <w:sz w:val="26"/>
          <w:szCs w:val="26"/>
          <w:lang w:val="en-GB"/>
        </w:rPr>
      </w:pPr>
      <w:r w:rsidRPr="6E12B691" w:rsidR="73D75BF0">
        <w:rPr>
          <w:noProof w:val="0"/>
          <w:lang w:val="en-GB"/>
        </w:rPr>
        <w:t>Key concepts</w:t>
      </w:r>
      <w:r w:rsidRPr="6E12B691" w:rsidR="73D75BF0">
        <w:rPr>
          <w:noProof w:val="0"/>
          <w:lang w:val="en-GB"/>
        </w:rPr>
        <w:t xml:space="preserve"> </w:t>
      </w:r>
    </w:p>
    <w:p w:rsidR="4506226C" w:rsidP="6E12B691" w:rsidRDefault="4506226C" w14:paraId="05F841DA" w14:textId="1442D9E3">
      <w:pPr>
        <w:pStyle w:val="Listenabsatz"/>
        <w:keepNext w:val="1"/>
        <w:keepLines w:val="1"/>
        <w:numPr>
          <w:ilvl w:val="1"/>
          <w:numId w:val="4"/>
        </w:numPr>
        <w:rPr>
          <w:noProof w:val="0"/>
          <w:lang w:val="en-US"/>
        </w:rPr>
      </w:pPr>
      <w:r w:rsidRPr="6E12B691" w:rsidR="4506226C">
        <w:rPr>
          <w:noProof w:val="0"/>
          <w:lang w:val="en-US"/>
        </w:rPr>
        <w:t xml:space="preserve">how to break the research topic down to concepts, </w:t>
      </w:r>
    </w:p>
    <w:p w:rsidR="4506226C" w:rsidP="6E12B691" w:rsidRDefault="4506226C" w14:paraId="61A396BA" w14:textId="18D14970">
      <w:pPr>
        <w:pStyle w:val="Listenabsatz"/>
        <w:numPr>
          <w:ilvl w:val="1"/>
          <w:numId w:val="4"/>
        </w:numPr>
        <w:spacing w:before="0" w:beforeAutospacing="off" w:after="0" w:afterAutospacing="off"/>
        <w:rPr>
          <w:noProof w:val="0"/>
          <w:lang w:val="en-US"/>
        </w:rPr>
      </w:pPr>
      <w:r w:rsidRPr="6E12B691" w:rsidR="4506226C">
        <w:rPr>
          <w:noProof w:val="0"/>
          <w:lang w:val="en-US"/>
        </w:rPr>
        <w:t xml:space="preserve">how to come up with synonyms and alternative terms for each concept, </w:t>
      </w:r>
    </w:p>
    <w:p w:rsidR="4506226C" w:rsidP="6E12B691" w:rsidRDefault="4506226C" w14:paraId="1455D49C" w14:textId="04DB4B5B">
      <w:pPr>
        <w:pStyle w:val="Listenabsatz"/>
        <w:numPr>
          <w:ilvl w:val="1"/>
          <w:numId w:val="4"/>
        </w:numPr>
        <w:spacing w:before="0" w:beforeAutospacing="off" w:after="0" w:afterAutospacing="off"/>
        <w:rPr>
          <w:noProof w:val="0"/>
          <w:lang w:val="en-US"/>
        </w:rPr>
      </w:pPr>
      <w:r w:rsidRPr="6E12B691" w:rsidR="4506226C">
        <w:rPr>
          <w:noProof w:val="0"/>
          <w:lang w:val="en-US"/>
        </w:rPr>
        <w:t xml:space="preserve">how to structure a search query (AND, OR, NOT, phrase searching [“…”] and truncation [*]), </w:t>
      </w:r>
    </w:p>
    <w:p w:rsidR="4506226C" w:rsidP="6E12B691" w:rsidRDefault="4506226C" w14:paraId="14AA9E5A" w14:textId="7B99DA03">
      <w:pPr>
        <w:pStyle w:val="Listenabsatz"/>
        <w:numPr>
          <w:ilvl w:val="1"/>
          <w:numId w:val="4"/>
        </w:numPr>
        <w:spacing w:before="0" w:beforeAutospacing="off" w:after="0" w:afterAutospacing="off"/>
        <w:rPr>
          <w:noProof w:val="0"/>
          <w:lang w:val="en-US"/>
        </w:rPr>
      </w:pPr>
      <w:r w:rsidRPr="6E12B691" w:rsidR="4506226C">
        <w:rPr>
          <w:noProof w:val="0"/>
          <w:lang w:val="en-US"/>
        </w:rPr>
        <w:t xml:space="preserve">Scopus and Pubmed and demonstrate a query in these databases (mention also that other databases exist and provide link to list), </w:t>
      </w:r>
    </w:p>
    <w:p w:rsidR="4506226C" w:rsidP="6E12B691" w:rsidRDefault="4506226C" w14:paraId="173D0A3E" w14:textId="00F9A9BB">
      <w:pPr>
        <w:pStyle w:val="Listenabsatz"/>
        <w:numPr>
          <w:ilvl w:val="1"/>
          <w:numId w:val="4"/>
        </w:numPr>
        <w:spacing w:before="0" w:beforeAutospacing="off" w:after="0" w:afterAutospacing="off"/>
        <w:rPr>
          <w:noProof w:val="0"/>
          <w:lang w:val="en-US"/>
        </w:rPr>
      </w:pPr>
      <w:r w:rsidRPr="6E12B691" w:rsidR="4506226C">
        <w:rPr>
          <w:noProof w:val="0"/>
          <w:lang w:val="en-US"/>
        </w:rPr>
        <w:t>Google Scholar and what are some potential things to consider about using it</w:t>
      </w:r>
    </w:p>
    <w:p w:rsidR="4506226C" w:rsidP="6E12B691" w:rsidRDefault="4506226C" w14:paraId="06EC5EE3" w14:textId="676018A2">
      <w:pPr>
        <w:pStyle w:val="Listenabsatz"/>
        <w:numPr>
          <w:ilvl w:val="1"/>
          <w:numId w:val="4"/>
        </w:numPr>
        <w:spacing w:before="0" w:beforeAutospacing="off" w:after="0" w:afterAutospacing="off"/>
        <w:rPr>
          <w:noProof w:val="0"/>
          <w:lang w:val="en-US"/>
        </w:rPr>
      </w:pPr>
      <w:r w:rsidRPr="6E12B691" w:rsidR="4506226C">
        <w:rPr>
          <w:noProof w:val="0"/>
          <w:lang w:val="en-US"/>
        </w:rPr>
        <w:t>How to evaluate the results of a search and adapt it if necessary.</w:t>
      </w:r>
    </w:p>
    <w:p w:rsidR="7F3D55E6" w:rsidP="6E12B691" w:rsidRDefault="7F3D55E6" w14:paraId="1337D6DE" w14:textId="7EC05A92">
      <w:pPr>
        <w:pStyle w:val="Listenabsatz"/>
        <w:numPr>
          <w:ilvl w:val="1"/>
          <w:numId w:val="4"/>
        </w:numPr>
        <w:bidi w:val="0"/>
        <w:spacing w:before="0" w:beforeAutospacing="off" w:after="0" w:afterAutospacing="off" w:line="259" w:lineRule="auto"/>
        <w:ind w:left="1440" w:right="0" w:hanging="360"/>
        <w:jc w:val="left"/>
        <w:rPr>
          <w:noProof w:val="0"/>
          <w:lang w:val="en-US"/>
        </w:rPr>
      </w:pPr>
      <w:r w:rsidRPr="6E12B691" w:rsidR="7F3D55E6">
        <w:rPr>
          <w:noProof w:val="0"/>
          <w:lang w:val="en-US"/>
        </w:rPr>
        <w:t>Also</w:t>
      </w:r>
      <w:r w:rsidRPr="6E12B691" w:rsidR="7F3D55E6">
        <w:rPr>
          <w:noProof w:val="0"/>
          <w:lang w:val="en-US"/>
        </w:rPr>
        <w:t xml:space="preserve"> how to cite references in papers.</w:t>
      </w:r>
    </w:p>
    <w:p w:rsidR="72189663" w:rsidP="6E12B691" w:rsidRDefault="72189663" w14:paraId="5E3620BC" w14:textId="7FEF440B">
      <w:pPr>
        <w:pStyle w:val="berschrift2"/>
        <w:keepNext w:val="1"/>
        <w:keepLines w:val="1"/>
      </w:pPr>
      <w:r w:rsidR="6DE9330F">
        <w:rPr/>
        <w:t>Relevant learning goals</w:t>
      </w:r>
    </w:p>
    <w:p w:rsidR="5B5FA273" w:rsidP="5B5FA273" w:rsidRDefault="5B5FA273" w14:paraId="6BC62D54" w14:textId="58A39D6A">
      <w:pPr>
        <w:pStyle w:val="Standard"/>
      </w:pPr>
    </w:p>
    <w:p w:rsidR="005756EA" w:rsidP="005756EA" w:rsidRDefault="005756EA" w14:paraId="32CD4B24" w14:textId="109A2A06">
      <w:pPr>
        <w:pStyle w:val="berschrift1"/>
      </w:pPr>
      <w:r w:rsidR="666DA23E">
        <w:rPr/>
        <w:t>Worksho</w:t>
      </w:r>
      <w:r w:rsidR="666DA23E">
        <w:rPr/>
        <w:t>p Scientific</w:t>
      </w:r>
      <w:r w:rsidR="5511C805">
        <w:rPr/>
        <w:t xml:space="preserve"> Commun</w:t>
      </w:r>
      <w:r w:rsidR="5511C805">
        <w:rPr/>
        <w:t>ication – Critical Reading</w:t>
      </w:r>
    </w:p>
    <w:p w:rsidR="2A4D7933" w:rsidP="2A4D7933" w:rsidRDefault="2A4D7933" w14:paraId="69252E8F" w14:textId="48A2B819">
      <w:pPr>
        <w:pStyle w:val="Standard"/>
        <w:rPr>
          <w:rStyle w:val="berschrift2Zchn"/>
        </w:rPr>
      </w:pPr>
      <w:r>
        <w:br/>
      </w:r>
      <w:r w:rsidRPr="2A4D7933" w:rsidR="78B1A501">
        <w:rPr>
          <w:rStyle w:val="berschrift2Zchn"/>
        </w:rPr>
        <w:t>Overview</w:t>
      </w:r>
    </w:p>
    <w:p w:rsidR="45C16A23" w:rsidP="2A4D7933" w:rsidRDefault="45C16A23" w14:paraId="10E0EFEC" w14:textId="619BBDA9">
      <w:pPr>
        <w:pStyle w:val="Standard"/>
        <w:rPr>
          <w:noProof w:val="0"/>
          <w:lang w:val="en-GB"/>
        </w:rPr>
      </w:pPr>
      <w:r w:rsidRPr="5EE3F9D8" w:rsidR="45C16A23">
        <w:rPr>
          <w:noProof w:val="0"/>
          <w:lang w:val="en-GB"/>
        </w:rPr>
        <w:t xml:space="preserve">The aim of the workshop </w:t>
      </w:r>
      <w:r w:rsidRPr="5EE3F9D8" w:rsidR="45C16A23">
        <w:rPr>
          <w:i w:val="1"/>
          <w:iCs w:val="1"/>
          <w:noProof w:val="0"/>
          <w:lang w:val="en-GB"/>
        </w:rPr>
        <w:t>Scientific Communication – Critical Reading</w:t>
      </w:r>
      <w:r w:rsidRPr="5EE3F9D8" w:rsidR="45C16A23">
        <w:rPr>
          <w:noProof w:val="0"/>
          <w:lang w:val="en-GB"/>
        </w:rPr>
        <w:t xml:space="preserve"> is twofold: (1) introduce the characteristics of the scientific communication</w:t>
      </w:r>
      <w:commentRangeStart w:id="112428810"/>
      <w:commentRangeStart w:id="1790990907"/>
      <w:r w:rsidRPr="5EE3F9D8" w:rsidR="45C16A23">
        <w:rPr>
          <w:noProof w:val="0"/>
          <w:lang w:val="en-GB"/>
        </w:rPr>
        <w:t xml:space="preserve"> </w:t>
      </w:r>
      <w:r w:rsidRPr="5EE3F9D8" w:rsidR="356CC340">
        <w:rPr>
          <w:noProof w:val="0"/>
          <w:lang w:val="en-GB"/>
        </w:rPr>
        <w:t>en</w:t>
      </w:r>
      <w:r w:rsidRPr="5EE3F9D8" w:rsidR="356CC340">
        <w:rPr>
          <w:noProof w:val="0"/>
          <w:lang w:val="en-GB"/>
        </w:rPr>
        <w:t>vironment</w:t>
      </w:r>
      <w:r w:rsidRPr="5EE3F9D8" w:rsidR="45C16A23">
        <w:rPr>
          <w:noProof w:val="0"/>
          <w:lang w:val="en-GB"/>
        </w:rPr>
        <w:t>,</w:t>
      </w:r>
      <w:commentRangeEnd w:id="112428810"/>
      <w:r>
        <w:rPr>
          <w:rStyle w:val="CommentReference"/>
        </w:rPr>
        <w:commentReference w:id="112428810"/>
      </w:r>
      <w:commentRangeEnd w:id="1790990907"/>
      <w:r>
        <w:rPr>
          <w:rStyle w:val="CommentReference"/>
        </w:rPr>
        <w:commentReference w:id="1790990907"/>
      </w:r>
      <w:r w:rsidRPr="5EE3F9D8" w:rsidR="45C16A23">
        <w:rPr>
          <w:noProof w:val="0"/>
          <w:lang w:val="en-GB"/>
        </w:rPr>
        <w:t xml:space="preserve"> and (2) </w:t>
      </w:r>
      <w:r w:rsidRPr="5EE3F9D8" w:rsidR="45C16A23">
        <w:rPr>
          <w:noProof w:val="0"/>
          <w:lang w:val="en-GB"/>
        </w:rPr>
        <w:t>provide</w:t>
      </w:r>
      <w:r w:rsidRPr="5EE3F9D8" w:rsidR="45C16A23">
        <w:rPr>
          <w:noProof w:val="0"/>
          <w:lang w:val="en-GB"/>
        </w:rPr>
        <w:t xml:space="preserve"> guidelines for critically reading scientific texts. </w:t>
      </w:r>
    </w:p>
    <w:p w:rsidR="45C16A23" w:rsidP="2A4D7933" w:rsidRDefault="45C16A23" w14:paraId="294B4EE0" w14:textId="77E2B2BF">
      <w:pPr>
        <w:pStyle w:val="berschrift2"/>
        <w:rPr>
          <w:rFonts w:ascii="Calibri" w:hAnsi="Calibri" w:eastAsia="Calibri" w:cs="Calibri"/>
          <w:b w:val="0"/>
          <w:bCs w:val="0"/>
          <w:noProof w:val="0"/>
          <w:color w:val="000000" w:themeColor="text1" w:themeTint="FF" w:themeShade="FF"/>
          <w:sz w:val="22"/>
          <w:szCs w:val="22"/>
          <w:lang w:val="en-GB"/>
        </w:rPr>
      </w:pPr>
      <w:r w:rsidRPr="5EE3F9D8" w:rsidR="45C16A23">
        <w:rPr>
          <w:rFonts w:ascii="Calibri" w:hAnsi="Calibri" w:eastAsia="Calibri" w:cs="Calibri"/>
          <w:b w:val="0"/>
          <w:bCs w:val="0"/>
          <w:noProof w:val="0"/>
          <w:color w:val="000000" w:themeColor="text1" w:themeTint="FF" w:themeShade="FF"/>
          <w:sz w:val="22"/>
          <w:szCs w:val="22"/>
          <w:lang w:val="en-GB"/>
        </w:rPr>
        <w:t xml:space="preserve">Related to the first aim, the typical features of the rhetorical situation of communication in and about science will be addressed. Various elements in </w:t>
      </w:r>
      <w:r w:rsidRPr="5EE3F9D8" w:rsidR="50119BAC">
        <w:rPr>
          <w:rFonts w:ascii="Calibri" w:hAnsi="Calibri" w:eastAsia="Calibri" w:cs="Calibri"/>
          <w:b w:val="0"/>
          <w:bCs w:val="0"/>
          <w:noProof w:val="0"/>
          <w:color w:val="000000" w:themeColor="text1" w:themeTint="FF" w:themeShade="FF"/>
          <w:sz w:val="22"/>
          <w:szCs w:val="22"/>
          <w:lang w:val="en-GB"/>
        </w:rPr>
        <w:t xml:space="preserve">a </w:t>
      </w:r>
      <w:r w:rsidRPr="5EE3F9D8" w:rsidR="45C16A23">
        <w:rPr>
          <w:rFonts w:ascii="Calibri" w:hAnsi="Calibri" w:eastAsia="Calibri" w:cs="Calibri"/>
          <w:b w:val="0"/>
          <w:bCs w:val="0"/>
          <w:noProof w:val="0"/>
          <w:color w:val="000000" w:themeColor="text1" w:themeTint="FF" w:themeShade="FF"/>
          <w:sz w:val="22"/>
          <w:szCs w:val="22"/>
          <w:lang w:val="en-GB"/>
        </w:rPr>
        <w:t>communicati</w:t>
      </w:r>
      <w:r w:rsidRPr="5EE3F9D8" w:rsidR="68A011F0">
        <w:rPr>
          <w:rFonts w:ascii="Calibri" w:hAnsi="Calibri" w:eastAsia="Calibri" w:cs="Calibri"/>
          <w:b w:val="0"/>
          <w:bCs w:val="0"/>
          <w:noProof w:val="0"/>
          <w:color w:val="000000" w:themeColor="text1" w:themeTint="FF" w:themeShade="FF"/>
          <w:sz w:val="22"/>
          <w:szCs w:val="22"/>
          <w:lang w:val="en-GB"/>
        </w:rPr>
        <w:t>ve</w:t>
      </w:r>
      <w:r w:rsidRPr="5EE3F9D8" w:rsidR="45C16A23">
        <w:rPr>
          <w:rFonts w:ascii="Calibri" w:hAnsi="Calibri" w:eastAsia="Calibri" w:cs="Calibri"/>
          <w:b w:val="0"/>
          <w:bCs w:val="0"/>
          <w:noProof w:val="0"/>
          <w:color w:val="000000" w:themeColor="text1" w:themeTint="FF" w:themeShade="FF"/>
          <w:sz w:val="22"/>
          <w:szCs w:val="22"/>
          <w:lang w:val="en-GB"/>
        </w:rPr>
        <w:t xml:space="preserve"> </w:t>
      </w:r>
      <w:r w:rsidRPr="5EE3F9D8" w:rsidR="5966E81F">
        <w:rPr>
          <w:rFonts w:ascii="Calibri" w:hAnsi="Calibri" w:eastAsia="Calibri" w:cs="Calibri"/>
          <w:b w:val="0"/>
          <w:bCs w:val="0"/>
          <w:noProof w:val="0"/>
          <w:color w:val="000000" w:themeColor="text1" w:themeTint="FF" w:themeShade="FF"/>
          <w:sz w:val="22"/>
          <w:szCs w:val="22"/>
          <w:lang w:val="en-GB"/>
        </w:rPr>
        <w:t>environment</w:t>
      </w:r>
      <w:r w:rsidRPr="5EE3F9D8" w:rsidR="45C16A23">
        <w:rPr>
          <w:rFonts w:ascii="Calibri" w:hAnsi="Calibri" w:eastAsia="Calibri" w:cs="Calibri"/>
          <w:b w:val="0"/>
          <w:bCs w:val="0"/>
          <w:noProof w:val="0"/>
          <w:color w:val="000000" w:themeColor="text1" w:themeTint="FF" w:themeShade="FF"/>
          <w:sz w:val="22"/>
          <w:szCs w:val="22"/>
          <w:lang w:val="en-GB"/>
        </w:rPr>
        <w:t>, such as audience, context, and conventions, can influence textual and stylistic choices by writers. We will discuss various genres of scientific communication that students will regularly come across, such as the scientific journal paper.</w:t>
      </w:r>
    </w:p>
    <w:p w:rsidR="45C16A23" w:rsidP="2A4D7933" w:rsidRDefault="45C16A23" w14:paraId="5016BAA7" w14:textId="3F19D271">
      <w:pPr>
        <w:pStyle w:val="berschrift2"/>
        <w:ind w:firstLine="708"/>
        <w:rPr>
          <w:rFonts w:ascii="Calibri" w:hAnsi="Calibri" w:eastAsia="Calibri" w:cs="Calibri"/>
          <w:b w:val="0"/>
          <w:bCs w:val="0"/>
          <w:noProof w:val="0"/>
          <w:color w:val="000000" w:themeColor="text1" w:themeTint="FF" w:themeShade="FF"/>
          <w:sz w:val="22"/>
          <w:szCs w:val="22"/>
          <w:lang w:val="en-GB"/>
        </w:rPr>
      </w:pPr>
      <w:r w:rsidRPr="2A4D7933" w:rsidR="45C16A23">
        <w:rPr>
          <w:rFonts w:ascii="Calibri" w:hAnsi="Calibri" w:eastAsia="Calibri" w:cs="Calibri"/>
          <w:b w:val="0"/>
          <w:bCs w:val="0"/>
          <w:noProof w:val="0"/>
          <w:color w:val="000000" w:themeColor="text1" w:themeTint="FF" w:themeShade="FF"/>
          <w:sz w:val="22"/>
          <w:szCs w:val="22"/>
          <w:lang w:val="en-GB"/>
        </w:rPr>
        <w:t xml:space="preserve">The second part of the workshop introduces critical reading as one of the first steps in both the research and writing process. Carrying out a critical literature review is an essential first step in the research process, of which scientific texts such as a research proposal or journal paper are an important part. This part of the workshop focuses on guidelines for critical reading of literature, to help students </w:t>
      </w:r>
      <w:r w:rsidRPr="2A4D7933" w:rsidR="45C16A23">
        <w:rPr>
          <w:rFonts w:ascii="Calibri" w:hAnsi="Calibri" w:eastAsia="Calibri" w:cs="Calibri"/>
          <w:b w:val="0"/>
          <w:bCs w:val="0"/>
          <w:noProof w:val="0"/>
          <w:color w:val="000000" w:themeColor="text1" w:themeTint="FF" w:themeShade="FF"/>
          <w:sz w:val="22"/>
          <w:szCs w:val="22"/>
          <w:lang w:val="en-GB"/>
        </w:rPr>
        <w:t>determine</w:t>
      </w:r>
      <w:r w:rsidRPr="2A4D7933" w:rsidR="45C16A23">
        <w:rPr>
          <w:rFonts w:ascii="Calibri" w:hAnsi="Calibri" w:eastAsia="Calibri" w:cs="Calibri"/>
          <w:b w:val="0"/>
          <w:bCs w:val="0"/>
          <w:noProof w:val="0"/>
          <w:color w:val="000000" w:themeColor="text1" w:themeTint="FF" w:themeShade="FF"/>
          <w:sz w:val="22"/>
          <w:szCs w:val="22"/>
          <w:lang w:val="en-GB"/>
        </w:rPr>
        <w:t xml:space="preserve"> key information in relevant sources. It introduces the Scientific Argumentation Model, which is a helpful tool to systematically map scientific sources. Students will analyse and discuss critical examples of relevant papers and by recognizing helpful structural and stylistic elements to navigate such sources.</w:t>
      </w:r>
    </w:p>
    <w:p w:rsidR="2A4D7933" w:rsidP="2A4D7933" w:rsidRDefault="2A4D7933" w14:paraId="1D23696C" w14:textId="5929889E">
      <w:pPr>
        <w:pStyle w:val="Standard"/>
        <w:rPr>
          <w:i w:val="1"/>
          <w:iCs w:val="1"/>
        </w:rPr>
      </w:pPr>
    </w:p>
    <w:p w:rsidR="5C361892" w:rsidP="2A4D7933" w:rsidRDefault="5C361892" w14:paraId="6FCE6BFF" w14:textId="260DA500">
      <w:pPr>
        <w:pStyle w:val="berschrift2"/>
        <w:ind w:left="0"/>
      </w:pPr>
      <w:r w:rsidR="78B1A501">
        <w:rPr/>
        <w:t>Key concepts</w:t>
      </w:r>
    </w:p>
    <w:p w:rsidR="49C153F5" w:rsidP="2A4D7933" w:rsidRDefault="49C153F5" w14:paraId="2CA90C8D" w14:textId="557FA5CB">
      <w:pPr>
        <w:pStyle w:val="Listenabsatz"/>
        <w:numPr>
          <w:ilvl w:val="0"/>
          <w:numId w:val="1"/>
        </w:numPr>
        <w:ind/>
        <w:rPr>
          <w:rFonts w:ascii="Calibri" w:hAnsi="Calibri" w:eastAsia="Calibri" w:cs="Calibri"/>
          <w:noProof w:val="0"/>
          <w:sz w:val="22"/>
          <w:szCs w:val="22"/>
          <w:lang w:val="en-GB"/>
        </w:rPr>
      </w:pPr>
      <w:r w:rsidRPr="6E12B691" w:rsidR="74421703">
        <w:rPr>
          <w:rFonts w:ascii="Calibri" w:hAnsi="Calibri" w:eastAsia="Calibri" w:cs="Calibri"/>
          <w:noProof w:val="0"/>
          <w:sz w:val="22"/>
          <w:szCs w:val="22"/>
          <w:lang w:val="en-GB"/>
        </w:rPr>
        <w:t>Scientific communication: what is it?</w:t>
      </w:r>
    </w:p>
    <w:p w:rsidR="49C153F5" w:rsidP="2A4D7933" w:rsidRDefault="49C153F5" w14:paraId="7CA6B0FE" w14:textId="48D00257">
      <w:pPr>
        <w:pStyle w:val="Listenabsatz"/>
        <w:numPr>
          <w:ilvl w:val="0"/>
          <w:numId w:val="1"/>
        </w:numPr>
        <w:ind/>
        <w:rPr>
          <w:rFonts w:ascii="Calibri" w:hAnsi="Calibri" w:eastAsia="Calibri" w:cs="Calibri"/>
          <w:noProof w:val="0"/>
          <w:sz w:val="22"/>
          <w:szCs w:val="22"/>
          <w:lang w:val="en-GB"/>
        </w:rPr>
      </w:pPr>
      <w:r w:rsidRPr="6E12B691" w:rsidR="74421703">
        <w:rPr>
          <w:rFonts w:ascii="Calibri" w:hAnsi="Calibri" w:eastAsia="Calibri" w:cs="Calibri"/>
          <w:noProof w:val="0"/>
          <w:sz w:val="22"/>
          <w:szCs w:val="22"/>
          <w:lang w:val="en-GB"/>
        </w:rPr>
        <w:t>Genres in scientific communication</w:t>
      </w:r>
    </w:p>
    <w:p w:rsidR="49C153F5" w:rsidP="2A4D7933" w:rsidRDefault="49C153F5" w14:paraId="4D73D4FF" w14:textId="30ADA829">
      <w:pPr>
        <w:pStyle w:val="Listenabsatz"/>
        <w:numPr>
          <w:ilvl w:val="0"/>
          <w:numId w:val="1"/>
        </w:numPr>
        <w:ind/>
        <w:rPr>
          <w:rFonts w:ascii="Calibri" w:hAnsi="Calibri" w:eastAsia="Calibri" w:cs="Calibri"/>
          <w:noProof w:val="0"/>
          <w:sz w:val="22"/>
          <w:szCs w:val="22"/>
          <w:lang w:val="en-GB"/>
        </w:rPr>
      </w:pPr>
      <w:r w:rsidRPr="6E12B691" w:rsidR="74421703">
        <w:rPr>
          <w:rFonts w:ascii="Calibri" w:hAnsi="Calibri" w:eastAsia="Calibri" w:cs="Calibri"/>
          <w:noProof w:val="0"/>
          <w:sz w:val="22"/>
          <w:szCs w:val="22"/>
          <w:lang w:val="en-GB"/>
        </w:rPr>
        <w:t>How to read and interpret scientific sources</w:t>
      </w:r>
    </w:p>
    <w:p w:rsidR="49C153F5" w:rsidP="2A4D7933" w:rsidRDefault="49C153F5" w14:paraId="6CF852F7" w14:textId="3BD31927">
      <w:pPr>
        <w:pStyle w:val="Listenabsatz"/>
        <w:numPr>
          <w:ilvl w:val="0"/>
          <w:numId w:val="1"/>
        </w:numPr>
        <w:ind/>
        <w:rPr>
          <w:rFonts w:ascii="Calibri" w:hAnsi="Calibri" w:eastAsia="Calibri" w:cs="Calibri"/>
          <w:noProof w:val="0"/>
          <w:sz w:val="22"/>
          <w:szCs w:val="22"/>
          <w:lang w:val="en-GB"/>
        </w:rPr>
      </w:pPr>
      <w:r w:rsidRPr="6E12B691" w:rsidR="74421703">
        <w:rPr>
          <w:rFonts w:ascii="Calibri" w:hAnsi="Calibri" w:eastAsia="Calibri" w:cs="Calibri"/>
          <w:noProof w:val="0"/>
          <w:sz w:val="22"/>
          <w:szCs w:val="22"/>
          <w:lang w:val="en-GB"/>
        </w:rPr>
        <w:t>Writing process (and the role of critical reading in the writing process)</w:t>
      </w:r>
    </w:p>
    <w:p w:rsidR="15FE1A2A" w:rsidP="2A4D7933" w:rsidRDefault="15FE1A2A" w14:paraId="237E1655" w14:textId="352FAFFE">
      <w:pPr>
        <w:pStyle w:val="berschrift2"/>
      </w:pPr>
      <w:r w:rsidR="15FE1A2A">
        <w:rPr/>
        <w:t>Relevant learning goals</w:t>
      </w:r>
    </w:p>
    <w:p w:rsidR="15FE1A2A" w:rsidP="2A4D7933" w:rsidRDefault="15FE1A2A" w14:paraId="4864448C" w14:textId="44CE6A93">
      <w:pPr>
        <w:pStyle w:val="Listenabsatz"/>
        <w:numPr>
          <w:ilvl w:val="0"/>
          <w:numId w:val="3"/>
        </w:numPr>
        <w:rPr/>
      </w:pPr>
      <w:r w:rsidR="15FE1A2A">
        <w:rPr/>
        <w:t>Understand the elements of the scientific communication situation</w:t>
      </w:r>
    </w:p>
    <w:p w:rsidR="15FE1A2A" w:rsidP="2A4D7933" w:rsidRDefault="15FE1A2A" w14:paraId="3CC575A3" w14:textId="18C17939">
      <w:pPr>
        <w:pStyle w:val="Listenabsatz"/>
        <w:numPr>
          <w:ilvl w:val="0"/>
          <w:numId w:val="3"/>
        </w:numPr>
        <w:rPr/>
      </w:pPr>
      <w:r w:rsidR="15FE1A2A">
        <w:rPr/>
        <w:t>Know about various genres in scientific communication and their characteristics</w:t>
      </w:r>
    </w:p>
    <w:p w:rsidR="5CCCD090" w:rsidP="2A4D7933" w:rsidRDefault="5CCCD090" w14:paraId="7FED3AA9" w14:textId="6FD0122A">
      <w:pPr>
        <w:pStyle w:val="Listenabsatz"/>
        <w:numPr>
          <w:ilvl w:val="0"/>
          <w:numId w:val="3"/>
        </w:numPr>
        <w:rPr/>
      </w:pPr>
      <w:r w:rsidR="5CCCD090">
        <w:rPr/>
        <w:t>Understand t</w:t>
      </w:r>
      <w:r w:rsidR="5CCCD090">
        <w:rPr/>
        <w:t>he various stages of the writing process</w:t>
      </w:r>
    </w:p>
    <w:p w:rsidR="5CCCD090" w:rsidP="2A4D7933" w:rsidRDefault="5CCCD090" w14:paraId="15CA404F" w14:textId="6F27EAFB">
      <w:pPr>
        <w:pStyle w:val="Listenabsatz"/>
        <w:numPr>
          <w:ilvl w:val="0"/>
          <w:numId w:val="3"/>
        </w:numPr>
        <w:bidi w:val="0"/>
        <w:spacing w:before="0" w:beforeAutospacing="off" w:after="160" w:afterAutospacing="off" w:line="259" w:lineRule="auto"/>
        <w:ind w:left="720" w:right="0" w:hanging="360"/>
        <w:jc w:val="left"/>
        <w:rPr/>
      </w:pPr>
      <w:r w:rsidR="5CCCD090">
        <w:rPr/>
        <w:t xml:space="preserve">Understand </w:t>
      </w:r>
      <w:r w:rsidR="2D140E5E">
        <w:rPr/>
        <w:t>essential elements</w:t>
      </w:r>
      <w:r w:rsidR="5CCCD090">
        <w:rPr/>
        <w:t xml:space="preserve"> and features of scientific texts for critical evaluation</w:t>
      </w:r>
    </w:p>
    <w:p w:rsidR="5CCCD090" w:rsidP="2A4D7933" w:rsidRDefault="5CCCD090" w14:paraId="141B6138" w14:textId="0A7C8F35">
      <w:pPr>
        <w:pStyle w:val="Listenabsatz"/>
        <w:numPr>
          <w:ilvl w:val="0"/>
          <w:numId w:val="3"/>
        </w:numPr>
        <w:rPr/>
      </w:pPr>
      <w:r w:rsidR="5CCCD090">
        <w:rPr/>
        <w:t xml:space="preserve">Analyse examples of scientific papers with the </w:t>
      </w:r>
      <w:r w:rsidR="5CCCD090">
        <w:rPr/>
        <w:t>Scientific</w:t>
      </w:r>
      <w:r w:rsidR="5CCCD090">
        <w:rPr/>
        <w:t xml:space="preserve"> Argumentation Model</w:t>
      </w:r>
    </w:p>
    <w:p w:rsidR="5CCCD090" w:rsidP="2A4D7933" w:rsidRDefault="5CCCD090" w14:paraId="539861A3" w14:textId="74A3D450">
      <w:pPr>
        <w:pStyle w:val="Listenabsatz"/>
        <w:numPr>
          <w:ilvl w:val="0"/>
          <w:numId w:val="3"/>
        </w:numPr>
        <w:rPr/>
      </w:pPr>
      <w:r w:rsidR="5CCCD090">
        <w:rPr/>
        <w:t>Reflect on the value of information provided in scientific texts</w:t>
      </w:r>
    </w:p>
    <w:p w:rsidR="005756EA" w:rsidP="005756EA" w:rsidRDefault="005756EA" w14:paraId="61A848F6" w14:textId="5C5EF7F9">
      <w:pPr>
        <w:pStyle w:val="berschrift1"/>
      </w:pPr>
      <w:r w:rsidR="005756EA">
        <w:rPr/>
        <w:t>Group activity of the week</w:t>
      </w:r>
    </w:p>
    <w:p w:rsidR="579407F3" w:rsidP="27A5828C" w:rsidRDefault="579407F3" w14:paraId="2C246F68" w14:textId="1C2BFA07">
      <w:pPr>
        <w:pStyle w:val="Listenabsatz"/>
        <w:numPr>
          <w:ilvl w:val="0"/>
          <w:numId w:val="1"/>
        </w:numPr>
        <w:rPr/>
      </w:pPr>
      <w:r w:rsidR="6DE755F0">
        <w:rPr/>
        <w:t xml:space="preserve">Describe this </w:t>
      </w:r>
      <w:r w:rsidR="13C90A08">
        <w:rPr/>
        <w:t>week's</w:t>
      </w:r>
      <w:r w:rsidR="6DE755F0">
        <w:rPr/>
        <w:t xml:space="preserve"> group </w:t>
      </w:r>
      <w:r w:rsidR="6DE755F0">
        <w:rPr/>
        <w:t>activity</w:t>
      </w:r>
    </w:p>
    <w:p w:rsidR="63E4EC7E" w:rsidP="7F3C38CE" w:rsidRDefault="63E4EC7E" w14:paraId="389CF87C" w14:textId="6AF6A04D">
      <w:pPr>
        <w:pStyle w:val="Standard"/>
      </w:pPr>
      <w:r w:rsidR="63E4EC7E">
        <w:rPr/>
        <w:t>This week’s group activity will tie in with the previous week – you will be asked to write a short pitch on you</w:t>
      </w:r>
      <w:r w:rsidR="076AE4DB">
        <w:rPr/>
        <w:t>r</w:t>
      </w:r>
      <w:r w:rsidR="63E4EC7E">
        <w:rPr/>
        <w:t xml:space="preserve"> team. </w:t>
      </w:r>
      <w:r w:rsidR="63E4EC7E">
        <w:rPr/>
        <w:t>This should include element such as what skills and interests your team has</w:t>
      </w:r>
      <w:r w:rsidR="450C28EB">
        <w:rPr/>
        <w:t xml:space="preserve">, and what </w:t>
      </w:r>
      <w:r w:rsidR="112CA5AC">
        <w:rPr/>
        <w:t>you</w:t>
      </w:r>
      <w:r w:rsidR="450C28EB">
        <w:rPr/>
        <w:t xml:space="preserve"> are enthusiastic about doing</w:t>
      </w:r>
      <w:r w:rsidR="63E4EC7E">
        <w:rPr/>
        <w:t>.</w:t>
      </w:r>
      <w:r w:rsidR="63E4EC7E">
        <w:rPr/>
        <w:t xml:space="preserve">  </w:t>
      </w:r>
    </w:p>
    <w:p w:rsidR="74DB587C" w:rsidRDefault="74DB587C" w14:paraId="2C33B8CC" w14:textId="260207C1">
      <w:r w:rsidRPr="579407F3" w:rsidR="74DB587C">
        <w:rPr>
          <w:rFonts w:ascii="Calibri" w:hAnsi="Calibri" w:eastAsia="Calibri" w:cs="Calibri"/>
          <w:noProof w:val="0"/>
          <w:sz w:val="22"/>
          <w:szCs w:val="22"/>
          <w:lang w:val="en-GB"/>
        </w:rPr>
        <w:t>Useful resource for self-study:</w:t>
      </w:r>
    </w:p>
    <w:p w:rsidR="74DB587C" w:rsidP="579407F3" w:rsidRDefault="74DB587C" w14:paraId="426617D5" w14:textId="65501C2B">
      <w:pPr>
        <w:pStyle w:val="Listenabsatz"/>
        <w:numPr>
          <w:ilvl w:val="0"/>
          <w:numId w:val="1"/>
        </w:numPr>
        <w:rPr>
          <w:rFonts w:ascii="Calibri" w:hAnsi="Calibri" w:eastAsia="Calibri" w:cs="Calibri"/>
          <w:noProof w:val="0"/>
          <w:sz w:val="22"/>
          <w:szCs w:val="22"/>
          <w:lang w:val="en-GB"/>
        </w:rPr>
      </w:pPr>
      <w:r w:rsidRPr="6E12B691" w:rsidR="52E31163">
        <w:rPr>
          <w:rFonts w:ascii="Calibri" w:hAnsi="Calibri" w:eastAsia="Calibri" w:cs="Calibri"/>
          <w:noProof w:val="0"/>
          <w:sz w:val="22"/>
          <w:szCs w:val="22"/>
          <w:lang w:val="en-GB"/>
        </w:rPr>
        <w:t>TU Present - module on pitch presentations</w:t>
      </w:r>
    </w:p>
    <w:p w:rsidR="74DB587C" w:rsidRDefault="74DB587C" w14:paraId="42338545" w14:textId="33E6C78B">
      <w:r w:rsidRPr="579407F3" w:rsidR="74DB587C">
        <w:rPr>
          <w:rFonts w:ascii="Calibri" w:hAnsi="Calibri" w:eastAsia="Calibri" w:cs="Calibri"/>
          <w:noProof w:val="0"/>
          <w:sz w:val="22"/>
          <w:szCs w:val="22"/>
          <w:lang w:val="en-GB"/>
        </w:rPr>
        <w:t>(TU Present: Brightspace modules on various aspects of developing and giving a presentation, created by ITAV. Modules can easily be integrated into a CSBB minor Brightspace environment.)</w:t>
      </w:r>
    </w:p>
    <w:p w:rsidR="579407F3" w:rsidP="579407F3" w:rsidRDefault="579407F3" w14:paraId="2D2DCC18" w14:textId="3AA03613">
      <w:pPr>
        <w:pStyle w:val="Standard"/>
      </w:pPr>
    </w:p>
    <w:p w:rsidR="00BF0A09" w:rsidP="00BF0A09" w:rsidRDefault="00BF0A09" w14:paraId="55FB95CC" w14:textId="4712CD72">
      <w:pPr>
        <w:pStyle w:val="berschrift1"/>
      </w:pPr>
      <w:r w:rsidR="00BF0A09">
        <w:rPr/>
        <w:t>Discussion Questions</w:t>
      </w:r>
    </w:p>
    <w:p w:rsidR="536F6CA3" w:rsidP="27A5828C" w:rsidRDefault="536F6CA3" w14:paraId="4B9EE2E9" w14:textId="402204CD">
      <w:pPr>
        <w:pStyle w:val="Standard"/>
      </w:pPr>
      <w:r w:rsidR="536F6CA3">
        <w:rPr/>
        <w:t xml:space="preserve">How does critical reading of sources differ to how you read other materials </w:t>
      </w:r>
      <w:del w:author="Martijn Wackers" w:date="2023-06-23T11:19:41.244Z" w:id="37035887">
        <w:r w:rsidDel="536F6CA3">
          <w:delText xml:space="preserve">like </w:delText>
        </w:r>
      </w:del>
      <w:ins w:author="Martijn Wackers" w:date="2023-06-23T11:19:42.858Z" w:id="2081744128">
        <w:r w:rsidR="6D390988">
          <w:t xml:space="preserve">such as </w:t>
        </w:r>
      </w:ins>
      <w:r w:rsidR="536F6CA3">
        <w:rPr/>
        <w:t xml:space="preserve">novels, </w:t>
      </w:r>
      <w:ins w:author="Martijn Wackers" w:date="2023-06-23T11:19:33.167Z" w:id="510644786">
        <w:r w:rsidR="037C6184">
          <w:t>magazines, and webslogs</w:t>
        </w:r>
      </w:ins>
      <w:del w:author="Martijn Wackers" w:date="2023-06-23T11:19:35.236Z" w:id="181183992">
        <w:r w:rsidDel="536F6CA3">
          <w:delText>etc</w:delText>
        </w:r>
      </w:del>
      <w:r w:rsidR="19C7760F">
        <w:rPr/>
        <w:t>.</w:t>
      </w:r>
      <w:del w:author="Martijn Wackers" w:date="2023-06-23T11:19:37.683Z" w:id="1292742035">
        <w:r w:rsidDel="536F6CA3">
          <w:delText>?</w:delText>
        </w:r>
      </w:del>
      <w:r w:rsidR="536F6CA3">
        <w:rPr/>
        <w:t xml:space="preserve"> </w:t>
      </w:r>
    </w:p>
    <w:p w:rsidR="27186031" w:rsidP="1A7B82DB" w:rsidRDefault="27186031" w14:paraId="60CF59D8" w14:textId="1288D1BF">
      <w:pPr>
        <w:pStyle w:val="Standard"/>
      </w:pPr>
      <w:r w:rsidR="27186031">
        <w:rPr/>
        <w:t xml:space="preserve">How are you keeping track of what </w:t>
      </w:r>
      <w:r w:rsidR="27186031">
        <w:rPr/>
        <w:t>you’ve</w:t>
      </w:r>
      <w:r w:rsidR="27186031">
        <w:rPr/>
        <w:t xml:space="preserve"> read so you can </w:t>
      </w:r>
      <w:r w:rsidR="27186031">
        <w:rPr/>
        <w:t>refer back</w:t>
      </w:r>
      <w:r w:rsidR="27186031">
        <w:rPr/>
        <w:t xml:space="preserve"> to it? </w:t>
      </w:r>
    </w:p>
    <w:p w:rsidR="27186031" w:rsidP="1A7B82DB" w:rsidRDefault="27186031" w14:paraId="4E91395A" w14:textId="75DF421E">
      <w:pPr>
        <w:pStyle w:val="Standard"/>
      </w:pPr>
      <w:r w:rsidR="27186031">
        <w:rPr/>
        <w:t xml:space="preserve">How do you share what </w:t>
      </w:r>
      <w:r w:rsidR="27186031">
        <w:rPr/>
        <w:t>you’ve</w:t>
      </w:r>
      <w:r w:rsidR="27186031">
        <w:rPr/>
        <w:t xml:space="preserve"> read with others? </w:t>
      </w:r>
    </w:p>
    <w:p w:rsidR="15D67D4B" w:rsidP="093608C4" w:rsidRDefault="15D67D4B" w14:paraId="0A198DE0" w14:textId="6B3D8FBF">
      <w:pPr>
        <w:pStyle w:val="Standard"/>
      </w:pPr>
      <w:r w:rsidR="15D67D4B">
        <w:rPr/>
        <w:t>What’s</w:t>
      </w:r>
      <w:r w:rsidR="15D67D4B">
        <w:rPr/>
        <w:t xml:space="preserve"> the most interesting thing </w:t>
      </w:r>
      <w:r w:rsidR="15D67D4B">
        <w:rPr/>
        <w:t>you’ve</w:t>
      </w:r>
      <w:r w:rsidR="15D67D4B">
        <w:rPr/>
        <w:t xml:space="preserve"> learned this week? </w:t>
      </w:r>
    </w:p>
    <w:p w:rsidR="15D67D4B" w:rsidP="093608C4" w:rsidRDefault="15D67D4B" w14:paraId="13C7D4EF" w14:textId="46A6F87D">
      <w:pPr>
        <w:pStyle w:val="Standard"/>
      </w:pPr>
      <w:r w:rsidR="15D67D4B">
        <w:rPr/>
        <w:t xml:space="preserve">What did you find effective in good writing? </w:t>
      </w:r>
    </w:p>
    <w:p w:rsidRPr="00BF0A09" w:rsidR="00BF0A09" w:rsidP="00BF0A09" w:rsidRDefault="00BF0A09" w14:paraId="59910E87" w14:textId="36CC124D">
      <w:pPr>
        <w:pStyle w:val="berschrift1"/>
      </w:pPr>
      <w:r w:rsidR="00BF0A09">
        <w:rPr/>
        <w:t>References</w:t>
      </w:r>
    </w:p>
    <w:p w:rsidR="63B19973" w:rsidP="4BA5752B" w:rsidRDefault="63B19973" w14:paraId="3D4CE315" w14:textId="5BA827BF">
      <w:pPr>
        <w:pStyle w:val="Listenabsatz"/>
        <w:numPr>
          <w:ilvl w:val="0"/>
          <w:numId w:val="5"/>
        </w:numPr>
        <w:bidi w:val="0"/>
        <w:spacing w:before="0" w:beforeAutospacing="off" w:after="160" w:afterAutospacing="off" w:line="259" w:lineRule="auto"/>
        <w:ind w:right="0"/>
        <w:jc w:val="left"/>
        <w:rPr>
          <w:rFonts w:ascii="Calibri" w:hAnsi="Calibri" w:eastAsia="Calibri" w:cs="Calibri"/>
          <w:b w:val="0"/>
          <w:bCs w:val="0"/>
          <w:i w:val="0"/>
          <w:iCs w:val="0"/>
          <w:caps w:val="0"/>
          <w:smallCaps w:val="0"/>
          <w:strike w:val="0"/>
          <w:dstrike w:val="0"/>
          <w:noProof w:val="0"/>
          <w:color w:val="000000" w:themeColor="text1" w:themeTint="FF" w:themeShade="FF"/>
          <w:sz w:val="22"/>
          <w:szCs w:val="22"/>
          <w:lang w:val="en-GB"/>
        </w:rPr>
      </w:pPr>
      <w:r w:rsidR="0008E1D2">
        <w:rPr/>
        <w:t xml:space="preserve">TU Write – Scientific Writing &gt;&gt; General strategies for scientific reading and writing &gt;&gt; 1. Reading strategies </w:t>
      </w:r>
      <w:r w:rsidR="4256F76C">
        <w:rPr/>
        <w:t>(Brightspace module)</w:t>
      </w:r>
    </w:p>
    <w:p w:rsidR="63B19973" w:rsidP="4BA5752B" w:rsidRDefault="63B19973" w14:paraId="13E130D9" w14:textId="204359E8">
      <w:pPr>
        <w:pStyle w:val="Listenabsatz"/>
        <w:numPr>
          <w:ilvl w:val="0"/>
          <w:numId w:val="5"/>
        </w:numPr>
        <w:bidi w:val="0"/>
        <w:spacing w:before="0" w:beforeAutospacing="off" w:after="160" w:afterAutospacing="off" w:line="259" w:lineRule="auto"/>
        <w:ind w:right="0"/>
        <w:jc w:val="left"/>
        <w:rPr>
          <w:rFonts w:ascii="Calibri" w:hAnsi="Calibri" w:eastAsia="Calibri" w:cs="Calibri"/>
          <w:b w:val="0"/>
          <w:bCs w:val="0"/>
          <w:i w:val="0"/>
          <w:iCs w:val="0"/>
          <w:caps w:val="0"/>
          <w:smallCaps w:val="0"/>
          <w:strike w:val="0"/>
          <w:dstrike w:val="0"/>
          <w:noProof w:val="0"/>
          <w:color w:val="000000" w:themeColor="text1" w:themeTint="FF" w:themeShade="FF"/>
          <w:sz w:val="22"/>
          <w:szCs w:val="22"/>
          <w:lang w:val="en-GB"/>
        </w:rPr>
      </w:pPr>
      <w:r w:rsidRPr="4BA5752B" w:rsidR="54C756E3">
        <w:rPr>
          <w:rFonts w:ascii="Calibri" w:hAnsi="Calibri" w:eastAsia="Calibri" w:cs="Calibri"/>
          <w:b w:val="0"/>
          <w:bCs w:val="0"/>
          <w:i w:val="0"/>
          <w:iCs w:val="0"/>
          <w:caps w:val="0"/>
          <w:smallCaps w:val="0"/>
          <w:strike w:val="0"/>
          <w:dstrike w:val="0"/>
          <w:noProof w:val="0"/>
          <w:color w:val="000000" w:themeColor="text1" w:themeTint="FF" w:themeShade="FF"/>
          <w:sz w:val="22"/>
          <w:szCs w:val="22"/>
          <w:lang w:val="en-GB"/>
        </w:rPr>
        <w:t xml:space="preserve">TU Write - Scientific Writing </w:t>
      </w:r>
      <w:r w:rsidRPr="4BA5752B" w:rsidR="2889DDC3">
        <w:rPr>
          <w:rFonts w:ascii="Calibri" w:hAnsi="Calibri" w:eastAsia="Calibri" w:cs="Calibri"/>
          <w:b w:val="0"/>
          <w:bCs w:val="0"/>
          <w:i w:val="0"/>
          <w:iCs w:val="0"/>
          <w:caps w:val="0"/>
          <w:smallCaps w:val="0"/>
          <w:strike w:val="0"/>
          <w:dstrike w:val="0"/>
          <w:noProof w:val="0"/>
          <w:color w:val="000000" w:themeColor="text1" w:themeTint="FF" w:themeShade="FF"/>
          <w:sz w:val="22"/>
          <w:szCs w:val="22"/>
          <w:lang w:val="en-GB"/>
        </w:rPr>
        <w:t xml:space="preserve">&gt;&gt; </w:t>
      </w:r>
      <w:r w:rsidR="2889DDC3">
        <w:rPr/>
        <w:t>General strategies for scientific reading and writing &gt;&gt; 2. Writing strategies (writing process and writing styles)</w:t>
      </w:r>
    </w:p>
    <w:p w:rsidR="63B19973" w:rsidP="4BA5752B" w:rsidRDefault="63B19973" w14:paraId="31547712" w14:textId="17A1E18E">
      <w:pPr>
        <w:pStyle w:val="Listenabsatz"/>
        <w:numPr>
          <w:ilvl w:val="0"/>
          <w:numId w:val="5"/>
        </w:numPr>
        <w:bidi w:val="0"/>
        <w:spacing w:before="0" w:beforeAutospacing="off" w:after="160" w:afterAutospacing="off" w:line="259" w:lineRule="auto"/>
        <w:ind w:right="0"/>
        <w:jc w:val="left"/>
        <w:rPr>
          <w:rFonts w:ascii="Calibri" w:hAnsi="Calibri" w:eastAsia="Calibri" w:cs="Calibri"/>
          <w:b w:val="0"/>
          <w:bCs w:val="0"/>
          <w:i w:val="0"/>
          <w:iCs w:val="0"/>
          <w:caps w:val="0"/>
          <w:smallCaps w:val="0"/>
          <w:strike w:val="0"/>
          <w:dstrike w:val="0"/>
          <w:noProof w:val="0"/>
          <w:color w:val="000000" w:themeColor="text1" w:themeTint="FF" w:themeShade="FF"/>
          <w:sz w:val="22"/>
          <w:szCs w:val="22"/>
          <w:lang w:val="en-GB"/>
        </w:rPr>
      </w:pPr>
      <w:r w:rsidRPr="4BA5752B" w:rsidR="21401D6F">
        <w:rPr>
          <w:rFonts w:ascii="Calibri" w:hAnsi="Calibri" w:eastAsia="Calibri" w:cs="Calibri"/>
          <w:b w:val="0"/>
          <w:bCs w:val="0"/>
          <w:i w:val="0"/>
          <w:iCs w:val="0"/>
          <w:caps w:val="0"/>
          <w:smallCaps w:val="0"/>
          <w:strike w:val="0"/>
          <w:dstrike w:val="0"/>
          <w:noProof w:val="0"/>
          <w:color w:val="000000" w:themeColor="text1" w:themeTint="FF" w:themeShade="FF"/>
          <w:sz w:val="22"/>
          <w:szCs w:val="22"/>
          <w:lang w:val="en-GB"/>
        </w:rPr>
        <w:t xml:space="preserve">TU Write - Scientific Writing &gt;&gt; </w:t>
      </w:r>
      <w:r w:rsidR="21401D6F">
        <w:rPr/>
        <w:t>General strategies for scientific reading and writing &gt;&gt; 3. Scientific Argumentation Model</w:t>
      </w:r>
    </w:p>
    <w:p w:rsidR="63B19973" w:rsidP="4BA5752B" w:rsidRDefault="63B19973" w14:paraId="1C0858DB" w14:textId="2C167A20">
      <w:pPr>
        <w:pStyle w:val="Listenabsatz"/>
        <w:numPr>
          <w:ilvl w:val="0"/>
          <w:numId w:val="5"/>
        </w:numPr>
        <w:bidi w:val="0"/>
        <w:spacing w:before="0" w:beforeAutospacing="off" w:after="160" w:afterAutospacing="off" w:line="259" w:lineRule="auto"/>
        <w:ind w:right="0"/>
        <w:jc w:val="left"/>
        <w:rPr>
          <w:rFonts w:ascii="Calibri" w:hAnsi="Calibri" w:eastAsia="Calibri" w:cs="Calibri"/>
          <w:b w:val="0"/>
          <w:bCs w:val="0"/>
          <w:i w:val="0"/>
          <w:iCs w:val="0"/>
          <w:caps w:val="0"/>
          <w:smallCaps w:val="0"/>
          <w:strike w:val="0"/>
          <w:dstrike w:val="0"/>
          <w:noProof w:val="0"/>
          <w:color w:val="000000" w:themeColor="text1" w:themeTint="FF" w:themeShade="FF"/>
          <w:sz w:val="22"/>
          <w:szCs w:val="22"/>
          <w:lang w:val="en-GB"/>
        </w:rPr>
      </w:pPr>
      <w:r w:rsidRPr="4BA5752B" w:rsidR="1B5DB92D">
        <w:rPr>
          <w:rFonts w:ascii="Calibri" w:hAnsi="Calibri" w:eastAsia="Calibri" w:cs="Calibri"/>
          <w:b w:val="0"/>
          <w:bCs w:val="0"/>
          <w:i w:val="0"/>
          <w:iCs w:val="0"/>
          <w:caps w:val="0"/>
          <w:smallCaps w:val="0"/>
          <w:strike w:val="0"/>
          <w:dstrike w:val="0"/>
          <w:noProof w:val="0"/>
          <w:color w:val="000000" w:themeColor="text1" w:themeTint="FF" w:themeShade="FF"/>
          <w:sz w:val="22"/>
          <w:szCs w:val="22"/>
          <w:lang w:val="en-GB"/>
        </w:rPr>
        <w:t>TU Write - Scientific Writing &gt;&gt; The sections of a scientific paper</w:t>
      </w:r>
      <w:r w:rsidR="1B5DB92D">
        <w:rPr/>
        <w:t xml:space="preserve"> &gt;&gt; The research question</w:t>
      </w:r>
    </w:p>
    <w:p w:rsidR="63B19973" w:rsidP="6E12B691" w:rsidRDefault="63B19973" w14:paraId="7493ADDE" w14:textId="3FC87FBF">
      <w:pPr>
        <w:pStyle w:val="Listenabsatz"/>
        <w:numPr>
          <w:ilvl w:val="0"/>
          <w:numId w:val="5"/>
        </w:numPr>
        <w:bidi w:val="0"/>
        <w:spacing w:before="0" w:beforeAutospacing="off" w:after="160" w:afterAutospacing="off" w:line="259" w:lineRule="auto"/>
        <w:ind w:right="0"/>
        <w:jc w:val="left"/>
        <w:rPr>
          <w:rFonts w:ascii="Calibri" w:hAnsi="Calibri" w:eastAsia="Calibri" w:cs="Calibri"/>
          <w:b w:val="0"/>
          <w:bCs w:val="0"/>
          <w:i w:val="0"/>
          <w:iCs w:val="0"/>
          <w:caps w:val="0"/>
          <w:smallCaps w:val="0"/>
          <w:strike w:val="0"/>
          <w:dstrike w:val="0"/>
          <w:noProof w:val="0"/>
          <w:color w:val="000000" w:themeColor="text1" w:themeTint="FF" w:themeShade="FF"/>
          <w:sz w:val="22"/>
          <w:szCs w:val="22"/>
          <w:lang w:val="en-GB"/>
        </w:rPr>
      </w:pPr>
      <w:r w:rsidRPr="6E12B691" w:rsidR="606DC310">
        <w:rPr>
          <w:rFonts w:ascii="Calibri" w:hAnsi="Calibri" w:eastAsia="Calibri" w:cs="Calibri"/>
          <w:b w:val="0"/>
          <w:bCs w:val="0"/>
          <w:i w:val="0"/>
          <w:iCs w:val="0"/>
          <w:caps w:val="0"/>
          <w:smallCaps w:val="0"/>
          <w:strike w:val="0"/>
          <w:dstrike w:val="0"/>
          <w:noProof w:val="0"/>
          <w:color w:val="000000" w:themeColor="text1" w:themeTint="FF" w:themeShade="FF"/>
          <w:sz w:val="22"/>
          <w:szCs w:val="22"/>
          <w:lang w:val="en-GB"/>
        </w:rPr>
        <w:t xml:space="preserve">The </w:t>
      </w:r>
      <w:r w:rsidRPr="6E12B691" w:rsidR="606DC310">
        <w:rPr>
          <w:rFonts w:ascii="Calibri" w:hAnsi="Calibri" w:eastAsia="Calibri" w:cs="Calibri"/>
          <w:b w:val="0"/>
          <w:bCs w:val="0"/>
          <w:i w:val="0"/>
          <w:iCs w:val="0"/>
          <w:caps w:val="0"/>
          <w:smallCaps w:val="0"/>
          <w:strike w:val="0"/>
          <w:dstrike w:val="0"/>
          <w:noProof w:val="0"/>
          <w:color w:val="000000" w:themeColor="text1" w:themeTint="FF" w:themeShade="FF"/>
          <w:sz w:val="22"/>
          <w:szCs w:val="22"/>
          <w:lang w:val="en-GB"/>
        </w:rPr>
        <w:t>TUDelft</w:t>
      </w:r>
      <w:r w:rsidRPr="6E12B691" w:rsidR="606DC310">
        <w:rPr>
          <w:rFonts w:ascii="Calibri" w:hAnsi="Calibri" w:eastAsia="Calibri" w:cs="Calibri"/>
          <w:b w:val="0"/>
          <w:bCs w:val="0"/>
          <w:i w:val="0"/>
          <w:iCs w:val="0"/>
          <w:caps w:val="0"/>
          <w:smallCaps w:val="0"/>
          <w:strike w:val="0"/>
          <w:dstrike w:val="0"/>
          <w:noProof w:val="0"/>
          <w:color w:val="000000" w:themeColor="text1" w:themeTint="FF" w:themeShade="FF"/>
          <w:sz w:val="22"/>
          <w:szCs w:val="22"/>
          <w:lang w:val="en-GB"/>
        </w:rPr>
        <w:t xml:space="preserve"> library has an extensive guide dedicated to providing you with support while doing literature research and writing literature reviews. </w:t>
      </w:r>
      <w:r w:rsidRPr="6E12B691" w:rsidR="3CDCC553">
        <w:rPr>
          <w:rFonts w:ascii="Calibri" w:hAnsi="Calibri" w:eastAsia="Calibri" w:cs="Calibri"/>
          <w:b w:val="0"/>
          <w:bCs w:val="0"/>
          <w:i w:val="0"/>
          <w:iCs w:val="0"/>
          <w:caps w:val="0"/>
          <w:smallCaps w:val="0"/>
          <w:strike w:val="0"/>
          <w:dstrike w:val="0"/>
          <w:noProof w:val="0"/>
          <w:color w:val="000000" w:themeColor="text1" w:themeTint="FF" w:themeShade="FF"/>
          <w:sz w:val="22"/>
          <w:szCs w:val="22"/>
          <w:lang w:val="en-GB"/>
        </w:rPr>
        <w:t xml:space="preserve">Access it via the following </w:t>
      </w:r>
      <w:hyperlink r:id="Rd78ac53583544040">
        <w:r w:rsidRPr="6E12B691" w:rsidR="3CDCC553">
          <w:rPr>
            <w:rStyle w:val="Hyperlink"/>
            <w:rFonts w:ascii="Calibri" w:hAnsi="Calibri" w:eastAsia="Calibri" w:cs="Calibri"/>
            <w:b w:val="0"/>
            <w:bCs w:val="0"/>
            <w:i w:val="0"/>
            <w:iCs w:val="0"/>
            <w:caps w:val="0"/>
            <w:smallCaps w:val="0"/>
            <w:strike w:val="0"/>
            <w:dstrike w:val="0"/>
            <w:noProof w:val="0"/>
            <w:sz w:val="22"/>
            <w:szCs w:val="22"/>
            <w:lang w:val="en-GB"/>
          </w:rPr>
          <w:t>link</w:t>
        </w:r>
      </w:hyperlink>
      <w:r w:rsidRPr="6E12B691" w:rsidR="3CDCC553">
        <w:rPr>
          <w:rFonts w:ascii="Calibri" w:hAnsi="Calibri" w:eastAsia="Calibri" w:cs="Calibri"/>
          <w:b w:val="0"/>
          <w:bCs w:val="0"/>
          <w:i w:val="0"/>
          <w:iCs w:val="0"/>
          <w:caps w:val="0"/>
          <w:smallCaps w:val="0"/>
          <w:strike w:val="0"/>
          <w:dstrike w:val="0"/>
          <w:noProof w:val="0"/>
          <w:color w:val="000000" w:themeColor="text1" w:themeTint="FF" w:themeShade="FF"/>
          <w:sz w:val="22"/>
          <w:szCs w:val="22"/>
          <w:lang w:val="en-GB"/>
        </w:rPr>
        <w:t xml:space="preserve"> or by </w:t>
      </w:r>
      <w:r w:rsidRPr="6E12B691" w:rsidR="2AB1666B">
        <w:rPr>
          <w:rFonts w:ascii="Calibri" w:hAnsi="Calibri" w:eastAsia="Calibri" w:cs="Calibri"/>
          <w:b w:val="0"/>
          <w:bCs w:val="0"/>
          <w:i w:val="0"/>
          <w:iCs w:val="0"/>
          <w:caps w:val="0"/>
          <w:smallCaps w:val="0"/>
          <w:strike w:val="0"/>
          <w:dstrike w:val="0"/>
          <w:noProof w:val="0"/>
          <w:color w:val="000000" w:themeColor="text1" w:themeTint="FF" w:themeShade="FF"/>
          <w:sz w:val="22"/>
          <w:szCs w:val="22"/>
          <w:lang w:val="en-GB"/>
        </w:rPr>
        <w:t xml:space="preserve">looking for “Searching &amp; Resources” on the </w:t>
      </w:r>
      <w:r w:rsidRPr="6E12B691" w:rsidR="2AB1666B">
        <w:rPr>
          <w:rFonts w:ascii="Calibri" w:hAnsi="Calibri" w:eastAsia="Calibri" w:cs="Calibri"/>
          <w:b w:val="0"/>
          <w:bCs w:val="0"/>
          <w:i w:val="0"/>
          <w:iCs w:val="0"/>
          <w:caps w:val="0"/>
          <w:smallCaps w:val="0"/>
          <w:strike w:val="0"/>
          <w:dstrike w:val="0"/>
          <w:noProof w:val="0"/>
          <w:color w:val="000000" w:themeColor="text1" w:themeTint="FF" w:themeShade="FF"/>
          <w:sz w:val="22"/>
          <w:szCs w:val="22"/>
          <w:lang w:val="en-GB"/>
        </w:rPr>
        <w:t>TUDelft</w:t>
      </w:r>
      <w:r w:rsidRPr="6E12B691" w:rsidR="2AB1666B">
        <w:rPr>
          <w:rFonts w:ascii="Calibri" w:hAnsi="Calibri" w:eastAsia="Calibri" w:cs="Calibri"/>
          <w:b w:val="0"/>
          <w:bCs w:val="0"/>
          <w:i w:val="0"/>
          <w:iCs w:val="0"/>
          <w:caps w:val="0"/>
          <w:smallCaps w:val="0"/>
          <w:strike w:val="0"/>
          <w:dstrike w:val="0"/>
          <w:noProof w:val="0"/>
          <w:color w:val="000000" w:themeColor="text1" w:themeTint="FF" w:themeShade="FF"/>
          <w:sz w:val="22"/>
          <w:szCs w:val="22"/>
          <w:lang w:val="en-GB"/>
        </w:rPr>
        <w:t xml:space="preserve"> library website. </w:t>
      </w:r>
    </w:p>
    <w:p w:rsidR="24690F29" w:rsidP="6E12B691" w:rsidRDefault="24690F29" w14:paraId="27F5B970" w14:textId="4B6B1764">
      <w:pPr>
        <w:pStyle w:val="Listenabsatz"/>
        <w:numPr>
          <w:ilvl w:val="0"/>
          <w:numId w:val="5"/>
        </w:numPr>
        <w:bidi w:val="0"/>
        <w:spacing w:before="0" w:beforeAutospacing="off" w:after="160" w:afterAutospacing="off" w:line="259" w:lineRule="auto"/>
        <w:ind w:right="0"/>
        <w:jc w:val="left"/>
        <w:rPr>
          <w:noProof w:val="0"/>
          <w:lang w:val="en-GB"/>
        </w:rPr>
      </w:pPr>
      <w:hyperlink r:id="R0295c3696045485c">
        <w:r w:rsidRPr="6E12B691" w:rsidR="24690F29">
          <w:rPr>
            <w:rStyle w:val="Hyperlink"/>
            <w:rFonts w:ascii="Calibri" w:hAnsi="Calibri" w:eastAsia="Calibri" w:cs="Calibri"/>
            <w:strike w:val="0"/>
            <w:dstrike w:val="0"/>
            <w:noProof w:val="0"/>
            <w:sz w:val="22"/>
            <w:szCs w:val="22"/>
            <w:lang w:val="en-US"/>
          </w:rPr>
          <w:t>this video</w:t>
        </w:r>
      </w:hyperlink>
      <w:r w:rsidRPr="6E12B691" w:rsidR="24690F29">
        <w:rPr>
          <w:rFonts w:ascii="Calibri" w:hAnsi="Calibri" w:eastAsia="Calibri" w:cs="Calibri"/>
          <w:strike w:val="0"/>
          <w:dstrike w:val="0"/>
          <w:noProof w:val="0"/>
          <w:sz w:val="22"/>
          <w:szCs w:val="22"/>
          <w:lang w:val="en-US"/>
        </w:rPr>
        <w:t xml:space="preserve"> created by the TU Delft Library which explains reference managers and how they’re used. </w:t>
      </w:r>
    </w:p>
    <w:sectPr w:rsidRPr="00BF0A09" w:rsidR="00BF0A09">
      <w:pgSz w:w="11906" w:h="16838" w:orient="portrait"/>
      <w:pgMar w:top="1417" w:right="1417" w:bottom="1134" w:left="1417" w:header="708" w:footer="708" w:gutter="0"/>
      <w:cols w:space="708"/>
      <w:docGrid w:linePitch="360"/>
    </w:sectPr>
  </w:body>
</w:document>
</file>

<file path=word/comments.xml><?xml version="1.0" encoding="utf-8"?>
<w:comments xmlns:w14="http://schemas.microsoft.com/office/word/2010/wordml" xmlns:w="http://schemas.openxmlformats.org/wordprocessingml/2006/main">
  <w:comment w:initials="JC" w:author="Johanna Colgrove" w:date="2023-06-21T10:07:46" w:id="112428810">
    <w:p w:rsidR="4E77FB5A" w:rsidRDefault="4E77FB5A" w14:paraId="111FAEBE" w14:textId="4EF0CA2E">
      <w:pPr>
        <w:pStyle w:val="CommentText"/>
      </w:pPr>
      <w:r w:rsidR="4E77FB5A">
        <w:rPr/>
        <w:t xml:space="preserve">situation is not the word I'd use here.  Environment perhaps, It's used again below also in a way that sounds strange to me. </w:t>
      </w:r>
      <w:r>
        <w:rPr>
          <w:rStyle w:val="CommentReference"/>
        </w:rPr>
        <w:annotationRef/>
      </w:r>
    </w:p>
  </w:comment>
  <w:comment w:initials="MW" w:author="Martijn Wackers" w:date="2023-06-23T13:15:31" w:id="1790990907">
    <w:p w:rsidR="5EE3F9D8" w:rsidRDefault="5EE3F9D8" w14:paraId="023D4FFD" w14:textId="766D3EC7">
      <w:pPr>
        <w:pStyle w:val="CommentText"/>
      </w:pPr>
      <w:r w:rsidR="5EE3F9D8">
        <w:rPr/>
        <w:t>It's a bit technical indeed; good that you point it out. I have changed it to 'environment'</w:t>
      </w:r>
      <w:r>
        <w:rPr>
          <w:rStyle w:val="CommentReference"/>
        </w:rPr>
        <w:annotationRef/>
      </w:r>
    </w:p>
  </w:comment>
  <w:comment w:initials="VZ" w:author="Verena Zinschitz" w:date="2023-06-25T16:38:09" w:id="28354695">
    <w:p w:rsidR="7BFC6083" w:rsidRDefault="7BFC6083" w14:paraId="680778C2" w14:textId="6E852D1C">
      <w:pPr>
        <w:pStyle w:val="CommentText"/>
      </w:pPr>
      <w:r w:rsidR="7BFC6083">
        <w:rPr/>
        <w:t>the miro board also had science communication in this lecture but given it's already packed and we have a full workshop on this I've taken it out for now in the description</w:t>
      </w:r>
      <w:r>
        <w:rPr>
          <w:rStyle w:val="CommentReference"/>
        </w:rPr>
        <w:annotationRef/>
      </w:r>
    </w:p>
  </w:comment>
</w:comments>
</file>

<file path=word/commentsExtended.xml><?xml version="1.0" encoding="utf-8"?>
<w15:commentsEx xmlns:mc="http://schemas.openxmlformats.org/markup-compatibility/2006" xmlns:w15="http://schemas.microsoft.com/office/word/2012/wordml" mc:Ignorable="w15">
  <w15:commentEx w15:done="0" w15:paraId="111FAEBE"/>
  <w15:commentEx w15:done="0" w15:paraId="023D4FFD" w15:paraIdParent="111FAEBE"/>
  <w15:commentEx w15:done="0" w15:paraId="680778C2"/>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8A827C6" w16cex:dateUtc="2023-06-21T08:07:46.593Z"/>
  <w16cex:commentExtensible w16cex:durableId="16A25A7A" w16cex:dateUtc="2023-06-23T11:15:31.236Z"/>
  <w16cex:commentExtensible w16cex:durableId="08A9EC4F" w16cex:dateUtc="2023-06-25T14:38:09.396Z"/>
</w16cex:commentsExtensible>
</file>

<file path=word/commentsIds.xml><?xml version="1.0" encoding="utf-8"?>
<w16cid:commentsIds xmlns:mc="http://schemas.openxmlformats.org/markup-compatibility/2006" xmlns:w16cid="http://schemas.microsoft.com/office/word/2016/wordml/cid" mc:Ignorable="w16cid">
  <w16cid:commentId w16cid:paraId="111FAEBE" w16cid:durableId="48A827C6"/>
  <w16cid:commentId w16cid:paraId="023D4FFD" w16cid:durableId="16A25A7A"/>
  <w16cid:commentId w16cid:paraId="680778C2" w16cid:durableId="08A9EC4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11">
    <w:nsid w:val="73a52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04609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7946d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268e9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cbeca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8065e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ece04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8c5af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14e5c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22481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eb2ae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3B0A3CC7"/>
    <w:multiLevelType w:val="hybridMultilevel"/>
    <w:tmpl w:val="234A4AD6"/>
    <w:lvl w:ilvl="0">
      <w:start w:val="1"/>
      <w:numFmt w:val="bullet"/>
      <w:lvlText w:val="-"/>
      <w:lvlJc w:val="left"/>
      <w:pPr>
        <w:ind w:left="720" w:hanging="360"/>
      </w:pPr>
      <w:rPr>
        <w:rFonts w:hint="default" w:ascii="Calibri" w:hAnsi="Calibri"/>
      </w:rPr>
    </w:lvl>
    <w:lvl w:ilvl="1" w:tplc="0C070003" w:tentative="1">
      <w:start w:val="1"/>
      <w:numFmt w:val="bullet"/>
      <w:lvlText w:val="o"/>
      <w:lvlJc w:val="left"/>
      <w:pPr>
        <w:ind w:left="1440" w:hanging="360"/>
      </w:pPr>
      <w:rPr>
        <w:rFonts w:hint="default" w:ascii="Courier New" w:hAnsi="Courier New" w:cs="Courier New"/>
      </w:rPr>
    </w:lvl>
    <w:lvl w:ilvl="2" w:tplc="0C070005" w:tentative="1">
      <w:start w:val="1"/>
      <w:numFmt w:val="bullet"/>
      <w:lvlText w:val=""/>
      <w:lvlJc w:val="left"/>
      <w:pPr>
        <w:ind w:left="2160" w:hanging="360"/>
      </w:pPr>
      <w:rPr>
        <w:rFonts w:hint="default" w:ascii="Wingdings" w:hAnsi="Wingdings"/>
      </w:rPr>
    </w:lvl>
    <w:lvl w:ilvl="3" w:tplc="0C070001" w:tentative="1">
      <w:start w:val="1"/>
      <w:numFmt w:val="bullet"/>
      <w:lvlText w:val=""/>
      <w:lvlJc w:val="left"/>
      <w:pPr>
        <w:ind w:left="2880" w:hanging="360"/>
      </w:pPr>
      <w:rPr>
        <w:rFonts w:hint="default" w:ascii="Symbol" w:hAnsi="Symbol"/>
      </w:rPr>
    </w:lvl>
    <w:lvl w:ilvl="4" w:tplc="0C070003" w:tentative="1">
      <w:start w:val="1"/>
      <w:numFmt w:val="bullet"/>
      <w:lvlText w:val="o"/>
      <w:lvlJc w:val="left"/>
      <w:pPr>
        <w:ind w:left="3600" w:hanging="360"/>
      </w:pPr>
      <w:rPr>
        <w:rFonts w:hint="default" w:ascii="Courier New" w:hAnsi="Courier New" w:cs="Courier New"/>
      </w:rPr>
    </w:lvl>
    <w:lvl w:ilvl="5" w:tplc="0C070005" w:tentative="1">
      <w:start w:val="1"/>
      <w:numFmt w:val="bullet"/>
      <w:lvlText w:val=""/>
      <w:lvlJc w:val="left"/>
      <w:pPr>
        <w:ind w:left="4320" w:hanging="360"/>
      </w:pPr>
      <w:rPr>
        <w:rFonts w:hint="default" w:ascii="Wingdings" w:hAnsi="Wingdings"/>
      </w:rPr>
    </w:lvl>
    <w:lvl w:ilvl="6" w:tplc="0C070001" w:tentative="1">
      <w:start w:val="1"/>
      <w:numFmt w:val="bullet"/>
      <w:lvlText w:val=""/>
      <w:lvlJc w:val="left"/>
      <w:pPr>
        <w:ind w:left="5040" w:hanging="360"/>
      </w:pPr>
      <w:rPr>
        <w:rFonts w:hint="default" w:ascii="Symbol" w:hAnsi="Symbol"/>
      </w:rPr>
    </w:lvl>
    <w:lvl w:ilvl="7" w:tplc="0C070003" w:tentative="1">
      <w:start w:val="1"/>
      <w:numFmt w:val="bullet"/>
      <w:lvlText w:val="o"/>
      <w:lvlJc w:val="left"/>
      <w:pPr>
        <w:ind w:left="5760" w:hanging="360"/>
      </w:pPr>
      <w:rPr>
        <w:rFonts w:hint="default" w:ascii="Courier New" w:hAnsi="Courier New" w:cs="Courier New"/>
      </w:rPr>
    </w:lvl>
    <w:lvl w:ilvl="8" w:tplc="0C070005" w:tentative="1">
      <w:start w:val="1"/>
      <w:numFmt w:val="bullet"/>
      <w:lvlText w:val=""/>
      <w:lvlJc w:val="left"/>
      <w:pPr>
        <w:ind w:left="6480" w:hanging="360"/>
      </w:pPr>
      <w:rPr>
        <w:rFonts w:hint="default" w:ascii="Wingdings" w:hAnsi="Wingdings"/>
      </w:rPr>
    </w:lvl>
  </w:abstract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16cid:durableId="308244640">
    <w:abstractNumId w:val="0"/>
  </w:num>
</w:numbering>
</file>

<file path=word/people.xml><?xml version="1.0" encoding="utf-8"?>
<w15:people xmlns:mc="http://schemas.openxmlformats.org/markup-compatibility/2006" xmlns:w15="http://schemas.microsoft.com/office/word/2012/wordml" mc:Ignorable="w15">
  <w15:person w15:author="Johanna Colgrove">
    <w15:presenceInfo w15:providerId="AD" w15:userId="S::jcolgrove@tudelft.nl::e6c565b5-9aff-4f89-ba73-bcc69c463e8c"/>
  </w15:person>
  <w15:person w15:author="Martijn Wackers">
    <w15:presenceInfo w15:providerId="AD" w15:userId="S::mwackers@tudelft.nl::9db32334-20a0-4e21-8e03-49184738555d"/>
  </w15:person>
  <w15:person w15:author="Verena Zinschitz">
    <w15:presenceInfo w15:providerId="AD" w15:userId="S::vzinschitz@tudelft.nl::1d1c12b8-1b80-408a-a769-549094720ef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8F3"/>
    <w:rsid w:val="00022195"/>
    <w:rsid w:val="0008E1D2"/>
    <w:rsid w:val="00151BDC"/>
    <w:rsid w:val="001602E8"/>
    <w:rsid w:val="004B5C73"/>
    <w:rsid w:val="00531E68"/>
    <w:rsid w:val="005756EA"/>
    <w:rsid w:val="007278F3"/>
    <w:rsid w:val="00754EE6"/>
    <w:rsid w:val="007932B7"/>
    <w:rsid w:val="00820093"/>
    <w:rsid w:val="00A857EA"/>
    <w:rsid w:val="00AA5858"/>
    <w:rsid w:val="00AB1771"/>
    <w:rsid w:val="00BF0A09"/>
    <w:rsid w:val="00DD0A1A"/>
    <w:rsid w:val="01228DC3"/>
    <w:rsid w:val="01295761"/>
    <w:rsid w:val="01295761"/>
    <w:rsid w:val="014F4249"/>
    <w:rsid w:val="01928198"/>
    <w:rsid w:val="020E3C62"/>
    <w:rsid w:val="0215093D"/>
    <w:rsid w:val="02457596"/>
    <w:rsid w:val="0264A2B8"/>
    <w:rsid w:val="02D884A2"/>
    <w:rsid w:val="037C6184"/>
    <w:rsid w:val="04031C4B"/>
    <w:rsid w:val="05E0C800"/>
    <w:rsid w:val="06613D3B"/>
    <w:rsid w:val="06FBD1FB"/>
    <w:rsid w:val="07042C25"/>
    <w:rsid w:val="07252D13"/>
    <w:rsid w:val="073ABD0D"/>
    <w:rsid w:val="076AE4DB"/>
    <w:rsid w:val="08001DCD"/>
    <w:rsid w:val="08071B43"/>
    <w:rsid w:val="093608C4"/>
    <w:rsid w:val="093E0E5B"/>
    <w:rsid w:val="0953F9D0"/>
    <w:rsid w:val="0993AA84"/>
    <w:rsid w:val="0A211A78"/>
    <w:rsid w:val="0AAE1581"/>
    <w:rsid w:val="0B8A5239"/>
    <w:rsid w:val="0B95ED38"/>
    <w:rsid w:val="0BF89E36"/>
    <w:rsid w:val="0C6D6267"/>
    <w:rsid w:val="0C749E90"/>
    <w:rsid w:val="0E51F256"/>
    <w:rsid w:val="0E671BA7"/>
    <w:rsid w:val="0F57B678"/>
    <w:rsid w:val="0FDA794A"/>
    <w:rsid w:val="112CA5AC"/>
    <w:rsid w:val="11C09007"/>
    <w:rsid w:val="133889F4"/>
    <w:rsid w:val="13C8FB32"/>
    <w:rsid w:val="13C90A08"/>
    <w:rsid w:val="13C986D0"/>
    <w:rsid w:val="14A4F45B"/>
    <w:rsid w:val="15D67D4B"/>
    <w:rsid w:val="15FE1A2A"/>
    <w:rsid w:val="163FE811"/>
    <w:rsid w:val="167F8929"/>
    <w:rsid w:val="16CFFC12"/>
    <w:rsid w:val="17F3DD0D"/>
    <w:rsid w:val="189CF7F3"/>
    <w:rsid w:val="18B06D32"/>
    <w:rsid w:val="18DD19D5"/>
    <w:rsid w:val="1978657E"/>
    <w:rsid w:val="19C7760F"/>
    <w:rsid w:val="19ED2E98"/>
    <w:rsid w:val="1A7B82DB"/>
    <w:rsid w:val="1AA02FBB"/>
    <w:rsid w:val="1B4D2963"/>
    <w:rsid w:val="1B5DB92D"/>
    <w:rsid w:val="1C1EE641"/>
    <w:rsid w:val="1C4438ED"/>
    <w:rsid w:val="1D2F4E55"/>
    <w:rsid w:val="1D40C7E4"/>
    <w:rsid w:val="1DB12AC0"/>
    <w:rsid w:val="1E92D174"/>
    <w:rsid w:val="1EB2B65E"/>
    <w:rsid w:val="1F1AE62B"/>
    <w:rsid w:val="1FE0A68A"/>
    <w:rsid w:val="207868A6"/>
    <w:rsid w:val="20A28E71"/>
    <w:rsid w:val="20C3DDC3"/>
    <w:rsid w:val="20E5823F"/>
    <w:rsid w:val="21364108"/>
    <w:rsid w:val="21401D6F"/>
    <w:rsid w:val="21BCCDB9"/>
    <w:rsid w:val="22129E42"/>
    <w:rsid w:val="22143907"/>
    <w:rsid w:val="2284E65B"/>
    <w:rsid w:val="233F1116"/>
    <w:rsid w:val="24206C44"/>
    <w:rsid w:val="24690F29"/>
    <w:rsid w:val="2571B5E3"/>
    <w:rsid w:val="25F4C059"/>
    <w:rsid w:val="26CCDCA1"/>
    <w:rsid w:val="27186031"/>
    <w:rsid w:val="2726AEA1"/>
    <w:rsid w:val="27580D06"/>
    <w:rsid w:val="27A5828C"/>
    <w:rsid w:val="28187242"/>
    <w:rsid w:val="2889DDC3"/>
    <w:rsid w:val="292F1A33"/>
    <w:rsid w:val="295BB58A"/>
    <w:rsid w:val="2A4D7933"/>
    <w:rsid w:val="2A56D9A4"/>
    <w:rsid w:val="2AB1666B"/>
    <w:rsid w:val="2ACB5469"/>
    <w:rsid w:val="2B44A0E7"/>
    <w:rsid w:val="2B8CFC9D"/>
    <w:rsid w:val="2C94A13B"/>
    <w:rsid w:val="2D140E5E"/>
    <w:rsid w:val="2ED2690F"/>
    <w:rsid w:val="2F189829"/>
    <w:rsid w:val="2F43AEDD"/>
    <w:rsid w:val="2F5AD6BF"/>
    <w:rsid w:val="325CB007"/>
    <w:rsid w:val="328A67FB"/>
    <w:rsid w:val="32F022B9"/>
    <w:rsid w:val="333FFDFA"/>
    <w:rsid w:val="33537175"/>
    <w:rsid w:val="33776D25"/>
    <w:rsid w:val="348368E7"/>
    <w:rsid w:val="348BF31A"/>
    <w:rsid w:val="34FDBA15"/>
    <w:rsid w:val="356CC340"/>
    <w:rsid w:val="35BDFC46"/>
    <w:rsid w:val="372D1690"/>
    <w:rsid w:val="37E76F8F"/>
    <w:rsid w:val="38BB71F3"/>
    <w:rsid w:val="38FABF37"/>
    <w:rsid w:val="3AA374AD"/>
    <w:rsid w:val="3B4DA000"/>
    <w:rsid w:val="3C0DF223"/>
    <w:rsid w:val="3CB2B28B"/>
    <w:rsid w:val="3CCF90E1"/>
    <w:rsid w:val="3CDCC553"/>
    <w:rsid w:val="3D9E160E"/>
    <w:rsid w:val="3E0D3907"/>
    <w:rsid w:val="3F058270"/>
    <w:rsid w:val="3F7B81BE"/>
    <w:rsid w:val="3FEA534D"/>
    <w:rsid w:val="415FA443"/>
    <w:rsid w:val="41BE4D72"/>
    <w:rsid w:val="4256F76C"/>
    <w:rsid w:val="42FE83A5"/>
    <w:rsid w:val="431A86B6"/>
    <w:rsid w:val="4340F74B"/>
    <w:rsid w:val="446A6C01"/>
    <w:rsid w:val="44827E16"/>
    <w:rsid w:val="44F178FE"/>
    <w:rsid w:val="4506226C"/>
    <w:rsid w:val="450C28EB"/>
    <w:rsid w:val="4514CD75"/>
    <w:rsid w:val="45C16A23"/>
    <w:rsid w:val="45D74962"/>
    <w:rsid w:val="4629B8AA"/>
    <w:rsid w:val="48C5FFA9"/>
    <w:rsid w:val="49BE1563"/>
    <w:rsid w:val="49C153F5"/>
    <w:rsid w:val="4B4BE49B"/>
    <w:rsid w:val="4B4BE49B"/>
    <w:rsid w:val="4BA5752B"/>
    <w:rsid w:val="4D126DC1"/>
    <w:rsid w:val="4E77FB5A"/>
    <w:rsid w:val="4E83A9F2"/>
    <w:rsid w:val="4ED61E3A"/>
    <w:rsid w:val="4FB232C1"/>
    <w:rsid w:val="5004F349"/>
    <w:rsid w:val="50119BAC"/>
    <w:rsid w:val="501F7A53"/>
    <w:rsid w:val="50BF6421"/>
    <w:rsid w:val="50FE5E9A"/>
    <w:rsid w:val="51A5CC12"/>
    <w:rsid w:val="51D2ADD1"/>
    <w:rsid w:val="51E216E4"/>
    <w:rsid w:val="525B3482"/>
    <w:rsid w:val="52E31163"/>
    <w:rsid w:val="536F6CA3"/>
    <w:rsid w:val="5425F375"/>
    <w:rsid w:val="54C756E3"/>
    <w:rsid w:val="5511C805"/>
    <w:rsid w:val="55AB477C"/>
    <w:rsid w:val="5653B450"/>
    <w:rsid w:val="5696A95D"/>
    <w:rsid w:val="5777AF98"/>
    <w:rsid w:val="579407F3"/>
    <w:rsid w:val="57FBD6F5"/>
    <w:rsid w:val="58E15715"/>
    <w:rsid w:val="5948E7A5"/>
    <w:rsid w:val="5966E81F"/>
    <w:rsid w:val="597E2519"/>
    <w:rsid w:val="59A52CBF"/>
    <w:rsid w:val="5B05586A"/>
    <w:rsid w:val="5B19F57A"/>
    <w:rsid w:val="5B5FA273"/>
    <w:rsid w:val="5C1D4EAE"/>
    <w:rsid w:val="5C361892"/>
    <w:rsid w:val="5C37979E"/>
    <w:rsid w:val="5CB5C5DB"/>
    <w:rsid w:val="5CCCD090"/>
    <w:rsid w:val="5E40FCCB"/>
    <w:rsid w:val="5E4D549B"/>
    <w:rsid w:val="5E5A8C6D"/>
    <w:rsid w:val="5E7AEFA3"/>
    <w:rsid w:val="5E95053B"/>
    <w:rsid w:val="5E9A4583"/>
    <w:rsid w:val="5EC5B81A"/>
    <w:rsid w:val="5EE3F9D8"/>
    <w:rsid w:val="606DC310"/>
    <w:rsid w:val="615A7346"/>
    <w:rsid w:val="61D95C04"/>
    <w:rsid w:val="61FD58DC"/>
    <w:rsid w:val="63B19973"/>
    <w:rsid w:val="63D77A60"/>
    <w:rsid w:val="63E4EC7E"/>
    <w:rsid w:val="64957F39"/>
    <w:rsid w:val="6517F968"/>
    <w:rsid w:val="666DA23E"/>
    <w:rsid w:val="66BBD84E"/>
    <w:rsid w:val="67BB0BF6"/>
    <w:rsid w:val="6827FF6C"/>
    <w:rsid w:val="686AB9F3"/>
    <w:rsid w:val="68A011F0"/>
    <w:rsid w:val="69047A30"/>
    <w:rsid w:val="696B7BA4"/>
    <w:rsid w:val="6ABB0A9B"/>
    <w:rsid w:val="6AD82F07"/>
    <w:rsid w:val="6B33EF78"/>
    <w:rsid w:val="6B8D4DB1"/>
    <w:rsid w:val="6BA25AB5"/>
    <w:rsid w:val="6C4684AF"/>
    <w:rsid w:val="6C73FF68"/>
    <w:rsid w:val="6CA31C66"/>
    <w:rsid w:val="6D390988"/>
    <w:rsid w:val="6D3E2B16"/>
    <w:rsid w:val="6D555A96"/>
    <w:rsid w:val="6D60397C"/>
    <w:rsid w:val="6DA98A8B"/>
    <w:rsid w:val="6DB2E142"/>
    <w:rsid w:val="6DC2EB9A"/>
    <w:rsid w:val="6DE1CA95"/>
    <w:rsid w:val="6DE755F0"/>
    <w:rsid w:val="6DE9330F"/>
    <w:rsid w:val="6DF6A941"/>
    <w:rsid w:val="6DF9F8F0"/>
    <w:rsid w:val="6E0FCFC9"/>
    <w:rsid w:val="6E12B691"/>
    <w:rsid w:val="6EBD941B"/>
    <w:rsid w:val="6ED9FB77"/>
    <w:rsid w:val="6EFC09DD"/>
    <w:rsid w:val="6F7D9AF6"/>
    <w:rsid w:val="6FDABD28"/>
    <w:rsid w:val="6FDD97DC"/>
    <w:rsid w:val="70462376"/>
    <w:rsid w:val="7075CBD8"/>
    <w:rsid w:val="707659DC"/>
    <w:rsid w:val="708CFB58"/>
    <w:rsid w:val="70B280B0"/>
    <w:rsid w:val="72189663"/>
    <w:rsid w:val="72CA1A64"/>
    <w:rsid w:val="72E5468D"/>
    <w:rsid w:val="730C58FA"/>
    <w:rsid w:val="73284E18"/>
    <w:rsid w:val="73784F1D"/>
    <w:rsid w:val="73D75BF0"/>
    <w:rsid w:val="73E0884B"/>
    <w:rsid w:val="73EB7344"/>
    <w:rsid w:val="74421703"/>
    <w:rsid w:val="74CB53E8"/>
    <w:rsid w:val="74DB587C"/>
    <w:rsid w:val="74E08E89"/>
    <w:rsid w:val="74EF670E"/>
    <w:rsid w:val="779D8B87"/>
    <w:rsid w:val="77D4D297"/>
    <w:rsid w:val="78B1A501"/>
    <w:rsid w:val="7A1AFFB9"/>
    <w:rsid w:val="7A7A1DD6"/>
    <w:rsid w:val="7BD88A0F"/>
    <w:rsid w:val="7BFA4DA1"/>
    <w:rsid w:val="7BFC6083"/>
    <w:rsid w:val="7DF1B69E"/>
    <w:rsid w:val="7E05574C"/>
    <w:rsid w:val="7EE9DF5B"/>
    <w:rsid w:val="7F3238DB"/>
    <w:rsid w:val="7F3C38CE"/>
    <w:rsid w:val="7F3D55E6"/>
    <w:rsid w:val="7F8D86FF"/>
    <w:rsid w:val="7F9E2BF0"/>
    <w:rsid w:val="7FA42661"/>
    <w:rsid w:val="7FCAB9D7"/>
    <w:rsid w:val="7FF0C749"/>
  </w:rsids>
  <m:mathPr>
    <m:mathFont m:val="Cambria Math"/>
    <m:brkBin m:val="before"/>
    <m:brkBinSub m:val="--"/>
    <m:smallFrac m:val="0"/>
    <m:dispDef/>
    <m:lMargin m:val="0"/>
    <m:rMargin m:val="0"/>
    <m:defJc m:val="centerGroup"/>
    <m:wrapIndent m:val="1440"/>
    <m:intLim m:val="subSup"/>
    <m:naryLim m:val="undOvr"/>
  </m:mathPr>
  <w:themeFontLang w:val="de-AT"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CF28A"/>
  <w15:docId w15:val="{1C90EE40-BD4B-455B-B97F-212E98A23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kern w:val="2"/>
        <w:sz w:val="22"/>
        <w:szCs w:val="22"/>
        <w:lang w:val="de-AT"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rd" w:default="1">
    <w:name w:val="Normal"/>
    <w:qFormat/>
    <w:rPr>
      <w:lang w:val="en-GB"/>
    </w:rPr>
  </w:style>
  <w:style w:type="paragraph" w:styleId="berschrift1">
    <w:name w:val="heading 1"/>
    <w:basedOn w:val="Standard"/>
    <w:next w:val="Standard"/>
    <w:link w:val="berschrift1Zchn"/>
    <w:uiPriority w:val="9"/>
    <w:qFormat/>
    <w:rsid w:val="007278F3"/>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7278F3"/>
    <w:pPr>
      <w:keepNext/>
      <w:keepLines/>
      <w:spacing w:before="40" w:after="0"/>
      <w:outlineLvl w:val="1"/>
    </w:pPr>
    <w:rPr>
      <w:rFonts w:asciiTheme="majorHAnsi" w:hAnsiTheme="majorHAnsi" w:eastAsiaTheme="majorEastAsia" w:cstheme="majorBidi"/>
      <w:color w:val="2F5496" w:themeColor="accent1" w:themeShade="BF"/>
      <w:sz w:val="26"/>
      <w:szCs w:val="26"/>
    </w:r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w="0" w:type="dxa"/>
      <w:tblCellMar>
        <w:top w:w="0" w:type="dxa"/>
        <w:left w:w="108" w:type="dxa"/>
        <w:bottom w:w="0" w:type="dxa"/>
        <w:right w:w="108" w:type="dxa"/>
      </w:tblCellMar>
    </w:tblPr>
  </w:style>
  <w:style w:type="numbering" w:styleId="KeineListe" w:default="1">
    <w:name w:val="No List"/>
    <w:uiPriority w:val="99"/>
    <w:semiHidden/>
    <w:unhideWhenUsed/>
  </w:style>
  <w:style w:type="character" w:styleId="berschrift1Zchn" w:customStyle="1">
    <w:name w:val="Überschrift 1 Zchn"/>
    <w:basedOn w:val="Absatz-Standardschriftart"/>
    <w:link w:val="berschrift1"/>
    <w:uiPriority w:val="9"/>
    <w:rsid w:val="007278F3"/>
    <w:rPr>
      <w:rFonts w:asciiTheme="majorHAnsi" w:hAnsiTheme="majorHAnsi" w:eastAsiaTheme="majorEastAsia" w:cstheme="majorBidi"/>
      <w:color w:val="2F5496" w:themeColor="accent1" w:themeShade="BF"/>
      <w:sz w:val="32"/>
      <w:szCs w:val="32"/>
    </w:rPr>
  </w:style>
  <w:style w:type="character" w:styleId="berschrift2Zchn" w:customStyle="1">
    <w:name w:val="Überschrift 2 Zchn"/>
    <w:basedOn w:val="Absatz-Standardschriftart"/>
    <w:link w:val="berschrift2"/>
    <w:uiPriority w:val="9"/>
    <w:rsid w:val="007278F3"/>
    <w:rPr>
      <w:rFonts w:asciiTheme="majorHAnsi" w:hAnsiTheme="majorHAnsi" w:eastAsiaTheme="majorEastAsia" w:cstheme="majorBidi"/>
      <w:color w:val="2F5496" w:themeColor="accent1" w:themeShade="BF"/>
      <w:sz w:val="26"/>
      <w:szCs w:val="26"/>
    </w:rPr>
  </w:style>
  <w:style w:type="paragraph" w:styleId="Listenabsatz">
    <w:name w:val="List Paragraph"/>
    <w:basedOn w:val="Standard"/>
    <w:uiPriority w:val="34"/>
    <w:qFormat/>
    <w:rsid w:val="007278F3"/>
    <w:pPr>
      <w:ind w:left="720"/>
      <w:contextualSpacing/>
    </w:p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Absatz-Standardschriftar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 Type="http://schemas.microsoft.com/office/2011/relationships/people" Target="people.xml" Id="R3cd4506f2b0a43c7" /><Relationship Type="http://schemas.microsoft.com/office/2011/relationships/commentsExtended" Target="commentsExtended.xml" Id="R98757be7236d46b0" /><Relationship Type="http://schemas.microsoft.com/office/2016/09/relationships/commentsIds" Target="commentsIds.xml" Id="R4dc3a77bc9164497" /><Relationship Type="http://schemas.openxmlformats.org/officeDocument/2006/relationships/comments" Target="comments.xml" Id="R62f6f8b7f90f4190" /><Relationship Type="http://schemas.microsoft.com/office/2018/08/relationships/commentsExtensible" Target="commentsExtensible.xml" Id="R9cad2f0c48464df6" /><Relationship Type="http://schemas.openxmlformats.org/officeDocument/2006/relationships/hyperlink" Target="https://tulib.tudelft.nl/searching-resources/" TargetMode="External" Id="Rd78ac53583544040" /><Relationship Type="http://schemas.openxmlformats.org/officeDocument/2006/relationships/hyperlink" Target="https://cdnapisec.kaltura.com/index.php/extwidget/preview/partner_id/1771511/uiconf_id/32831942/entry_id/1_cccfqcjh/embed/dynamic" TargetMode="External" Id="R0295c3696045485c"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12D9C9D01CCA4438BE9E67D7166C649" ma:contentTypeVersion="15" ma:contentTypeDescription="Een nieuw document maken." ma:contentTypeScope="" ma:versionID="b19d553bc6ec077f7359a793ddc01464">
  <xsd:schema xmlns:xsd="http://www.w3.org/2001/XMLSchema" xmlns:xs="http://www.w3.org/2001/XMLSchema" xmlns:p="http://schemas.microsoft.com/office/2006/metadata/properties" xmlns:ns2="c2af1203-a1e0-49fe-9bc1-da87b6900221" xmlns:ns3="e7263df1-7b3c-4456-b643-d7b891353f09" targetNamespace="http://schemas.microsoft.com/office/2006/metadata/properties" ma:root="true" ma:fieldsID="0386d58d04eba8ce8724b55bc5c277a6" ns2:_="" ns3:_="">
    <xsd:import namespace="c2af1203-a1e0-49fe-9bc1-da87b6900221"/>
    <xsd:import namespace="e7263df1-7b3c-4456-b643-d7b891353f0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af1203-a1e0-49fe-9bc1-da87b69002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0d2f2e1c-c095-4710-afda-8e7acdb03340"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7263df1-7b3c-4456-b643-d7b891353f0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54665fd-4d96-4de5-a95b-76b0f3e69cde}" ma:internalName="TaxCatchAll" ma:showField="CatchAllData" ma:web="e7263df1-7b3c-4456-b643-d7b891353f09">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2af1203-a1e0-49fe-9bc1-da87b6900221">
      <Terms xmlns="http://schemas.microsoft.com/office/infopath/2007/PartnerControls"/>
    </lcf76f155ced4ddcb4097134ff3c332f>
    <TaxCatchAll xmlns="e7263df1-7b3c-4456-b643-d7b891353f09" xsi:nil="true"/>
  </documentManagement>
</p:properties>
</file>

<file path=customXml/itemProps1.xml><?xml version="1.0" encoding="utf-8"?>
<ds:datastoreItem xmlns:ds="http://schemas.openxmlformats.org/officeDocument/2006/customXml" ds:itemID="{31ED37BE-86AE-4DC1-BC7E-D51F4AA68170}"/>
</file>

<file path=customXml/itemProps2.xml><?xml version="1.0" encoding="utf-8"?>
<ds:datastoreItem xmlns:ds="http://schemas.openxmlformats.org/officeDocument/2006/customXml" ds:itemID="{7F3C9A90-7CE7-4CD9-9D93-D3ACF745A002}"/>
</file>

<file path=customXml/itemProps3.xml><?xml version="1.0" encoding="utf-8"?>
<ds:datastoreItem xmlns:ds="http://schemas.openxmlformats.org/officeDocument/2006/customXml" ds:itemID="{5A1641D2-1B20-4441-8EF8-2EDAD68E66C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Verena Zinschitz</dc:creator>
  <keywords/>
  <dc:description/>
  <lastModifiedBy>Johanna Colgrove</lastModifiedBy>
  <revision>29</revision>
  <dcterms:created xsi:type="dcterms:W3CDTF">2023-06-08T06:54:00.0000000Z</dcterms:created>
  <dcterms:modified xsi:type="dcterms:W3CDTF">2023-08-09T11:04:03.1738318Z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0x010100A12D9C9D01CCA4438BE9E67D7166C649</vt:lpwstr>
  </property>
  <property fmtid="{D5CDD505-2E9C-101B-9397-08002B2CF9AE}" pid="3" name="MediaServiceImageTags">
    <vt:lpwstr/>
  </property>
</Properties>
</file>