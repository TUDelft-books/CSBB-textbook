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866F" w14:textId="77777777" w:rsidR="00D61E4E" w:rsidRDefault="00D61E4E" w:rsidP="1D675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 w:themeColor="accent5" w:themeShade="BF"/>
          <w:sz w:val="18"/>
          <w:szCs w:val="18"/>
        </w:rPr>
      </w:pPr>
    </w:p>
    <w:p w14:paraId="45DD662C" w14:textId="77777777" w:rsidR="00D61E4E" w:rsidRDefault="00D61E4E" w:rsidP="1D675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 w:themeColor="accent5" w:themeShade="BF"/>
          <w:sz w:val="18"/>
          <w:szCs w:val="18"/>
        </w:rPr>
      </w:pPr>
    </w:p>
    <w:p w14:paraId="198E7B2B" w14:textId="27A025F8" w:rsidR="004E7A39" w:rsidRDefault="009930EA" w:rsidP="1D675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 w:rsidRPr="1D675C7C">
        <w:rPr>
          <w:rFonts w:ascii="Segoe UI" w:hAnsi="Segoe UI" w:cs="Segoe UI"/>
          <w:color w:val="2E74B5" w:themeColor="accent5" w:themeShade="BF"/>
          <w:sz w:val="18"/>
          <w:szCs w:val="18"/>
        </w:rPr>
        <w:t>Q</w:t>
      </w:r>
      <w:r w:rsidR="0C7C5500" w:rsidRPr="1D675C7C">
        <w:rPr>
          <w:rFonts w:ascii="Segoe UI" w:hAnsi="Segoe UI" w:cs="Segoe UI"/>
          <w:color w:val="2E74B5" w:themeColor="accent5" w:themeShade="BF"/>
          <w:sz w:val="18"/>
          <w:szCs w:val="18"/>
        </w:rPr>
        <w:t>2</w:t>
      </w:r>
      <w:r w:rsidRPr="1D675C7C">
        <w:rPr>
          <w:rFonts w:ascii="Segoe UI" w:hAnsi="Segoe UI" w:cs="Segoe UI"/>
          <w:color w:val="2E74B5" w:themeColor="accent5" w:themeShade="BF"/>
          <w:sz w:val="18"/>
          <w:szCs w:val="18"/>
        </w:rPr>
        <w:t xml:space="preserve"> </w:t>
      </w:r>
      <w:r w:rsidR="008C2ABD" w:rsidRPr="1D675C7C">
        <w:rPr>
          <w:rFonts w:ascii="Segoe UI" w:hAnsi="Segoe UI" w:cs="Segoe UI"/>
          <w:color w:val="2E74B5" w:themeColor="accent5" w:themeShade="BF"/>
          <w:sz w:val="18"/>
          <w:szCs w:val="18"/>
        </w:rPr>
        <w:t>Paper</w:t>
      </w:r>
    </w:p>
    <w:p w14:paraId="32FE6355" w14:textId="3CE21E7C" w:rsidR="00E96D6A" w:rsidRDefault="00E96D6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Weight of assessment in final grade: 30%</w:t>
      </w:r>
    </w:p>
    <w:p w14:paraId="40FEEA3B" w14:textId="4669006E" w:rsidR="00E96D6A" w:rsidRDefault="00E96D6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Type of assessment: group</w:t>
      </w:r>
    </w:p>
    <w:p w14:paraId="1B2A9EEF" w14:textId="45AEA116" w:rsidR="00E96D6A" w:rsidRDefault="00E96D6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Evaluator: Supervisors</w:t>
      </w:r>
    </w:p>
    <w:p w14:paraId="40472B72" w14:textId="77777777" w:rsidR="009930EA" w:rsidRDefault="009930E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</w:p>
    <w:tbl>
      <w:tblPr>
        <w:tblW w:w="13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559"/>
        <w:gridCol w:w="993"/>
        <w:gridCol w:w="2230"/>
        <w:gridCol w:w="1739"/>
        <w:gridCol w:w="27"/>
        <w:gridCol w:w="1693"/>
        <w:gridCol w:w="1693"/>
        <w:gridCol w:w="697"/>
        <w:gridCol w:w="1701"/>
      </w:tblGrid>
      <w:tr w:rsidR="008A451A" w:rsidRPr="003C2EC6" w14:paraId="3F63ECA0" w14:textId="6B9F3FAD" w:rsidTr="008A451A">
        <w:trPr>
          <w:trHeight w:val="405"/>
        </w:trPr>
        <w:tc>
          <w:tcPr>
            <w:tcW w:w="1281" w:type="dxa"/>
            <w:shd w:val="clear" w:color="auto" w:fill="auto"/>
            <w:hideMark/>
          </w:tcPr>
          <w:p w14:paraId="1D440316" w14:textId="77777777" w:rsidR="008A451A" w:rsidRPr="003C2EC6" w:rsidRDefault="008A451A" w:rsidP="00AC32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C2EC6">
              <w:rPr>
                <w:rFonts w:ascii="Calibri" w:eastAsia="Times New Roman" w:hAnsi="Calibri" w:cs="Calibri"/>
                <w:lang w:val="en-GB" w:eastAsia="en-GB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5372F0B" w14:textId="0163F7E4" w:rsidR="008A451A" w:rsidRPr="003C2EC6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Learning Outcome (numbers based on overall outcomes)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4114A0D9" w14:textId="5DC7E4D6" w:rsidR="008A451A" w:rsidRPr="007957D5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Criteria</w:t>
            </w:r>
          </w:p>
        </w:tc>
        <w:tc>
          <w:tcPr>
            <w:tcW w:w="2230" w:type="dxa"/>
            <w:vAlign w:val="center"/>
          </w:tcPr>
          <w:p w14:paraId="18E52342" w14:textId="3A1DB153" w:rsidR="008A451A" w:rsidRPr="007957D5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4-5 Insufficient</w:t>
            </w:r>
          </w:p>
        </w:tc>
        <w:tc>
          <w:tcPr>
            <w:tcW w:w="1766" w:type="dxa"/>
            <w:gridSpan w:val="2"/>
            <w:vAlign w:val="center"/>
          </w:tcPr>
          <w:p w14:paraId="1A268C02" w14:textId="20288875" w:rsidR="008A451A" w:rsidRPr="007957D5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6 Sufficient</w:t>
            </w:r>
          </w:p>
        </w:tc>
        <w:tc>
          <w:tcPr>
            <w:tcW w:w="1693" w:type="dxa"/>
            <w:vAlign w:val="center"/>
          </w:tcPr>
          <w:p w14:paraId="4D320C03" w14:textId="4E07B909" w:rsidR="008A451A" w:rsidRPr="007957D5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7-8 Good</w:t>
            </w:r>
          </w:p>
        </w:tc>
        <w:tc>
          <w:tcPr>
            <w:tcW w:w="1693" w:type="dxa"/>
            <w:vAlign w:val="center"/>
          </w:tcPr>
          <w:p w14:paraId="2632131F" w14:textId="19526184" w:rsidR="008A451A" w:rsidRPr="007957D5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9-10 Excellent</w:t>
            </w:r>
          </w:p>
        </w:tc>
        <w:tc>
          <w:tcPr>
            <w:tcW w:w="697" w:type="dxa"/>
            <w:vAlign w:val="center"/>
          </w:tcPr>
          <w:p w14:paraId="469A5633" w14:textId="0F7D1DF4" w:rsidR="008A451A" w:rsidRPr="007957D5" w:rsidRDefault="008A451A" w:rsidP="008A451A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Grade</w:t>
            </w:r>
          </w:p>
        </w:tc>
        <w:tc>
          <w:tcPr>
            <w:tcW w:w="1701" w:type="dxa"/>
            <w:vAlign w:val="center"/>
          </w:tcPr>
          <w:p w14:paraId="575ACFF9" w14:textId="0897E78A" w:rsidR="008A451A" w:rsidRPr="007957D5" w:rsidRDefault="008A451A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Comments</w:t>
            </w:r>
          </w:p>
        </w:tc>
      </w:tr>
      <w:tr w:rsidR="008A451A" w:rsidRPr="003C2EC6" w14:paraId="2EF94F66" w14:textId="6D74F76E" w:rsidTr="008A451A">
        <w:trPr>
          <w:trHeight w:val="300"/>
        </w:trPr>
        <w:tc>
          <w:tcPr>
            <w:tcW w:w="1281" w:type="dxa"/>
            <w:vMerge w:val="restart"/>
            <w:shd w:val="clear" w:color="auto" w:fill="00B0F0"/>
            <w:vAlign w:val="center"/>
            <w:hideMark/>
          </w:tcPr>
          <w:p w14:paraId="64FF0A50" w14:textId="6F612F7D" w:rsidR="008A451A" w:rsidRPr="009C5736" w:rsidRDefault="008A451A" w:rsidP="008A45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Communicate</w:t>
            </w:r>
          </w:p>
        </w:tc>
        <w:tc>
          <w:tcPr>
            <w:tcW w:w="1559" w:type="dxa"/>
            <w:vMerge w:val="restart"/>
            <w:shd w:val="clear" w:color="auto" w:fill="auto"/>
            <w:hideMark/>
          </w:tcPr>
          <w:p w14:paraId="273B9C1F" w14:textId="65DC14A8" w:rsidR="008A451A" w:rsidRPr="009C5736" w:rsidRDefault="008A451A" w:rsidP="72F33880">
            <w:pPr>
              <w:pStyle w:val="NoSpacing"/>
              <w:rPr>
                <w:rStyle w:val="eop"/>
                <w:color w:val="000000" w:themeColor="text1"/>
                <w:shd w:val="clear" w:color="auto" w:fill="FFFFFF"/>
              </w:rPr>
            </w:pPr>
            <w:r w:rsidRPr="009C5736">
              <w:rPr>
                <w:rStyle w:val="eop"/>
                <w:color w:val="000000"/>
                <w:shd w:val="clear" w:color="auto" w:fill="FFFFFF"/>
              </w:rPr>
              <w:t>1.f Write an effective scientific report to communicate their research (relevance, methods, findings)</w:t>
            </w:r>
          </w:p>
        </w:tc>
        <w:tc>
          <w:tcPr>
            <w:tcW w:w="993" w:type="dxa"/>
            <w:shd w:val="clear" w:color="auto" w:fill="auto"/>
            <w:hideMark/>
          </w:tcPr>
          <w:p w14:paraId="6B267E48" w14:textId="0850209C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Abstract</w:t>
            </w:r>
          </w:p>
          <w:p w14:paraId="34E10ACF" w14:textId="4C6ADAB4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2230" w:type="dxa"/>
          </w:tcPr>
          <w:p w14:paraId="71293E6B" w14:textId="01CA5924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is not clear, even after reading</w:t>
            </w:r>
          </w:p>
          <w:p w14:paraId="0428F834" w14:textId="23023218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n-GB"/>
              </w:rPr>
            </w:pPr>
            <w:r w:rsidRPr="752E9FC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rest of the proposal or the abstract misses one or more key elements of the paper</w:t>
            </w:r>
            <w:r>
              <w:br/>
            </w:r>
          </w:p>
        </w:tc>
        <w:tc>
          <w:tcPr>
            <w:tcW w:w="1766" w:type="dxa"/>
            <w:gridSpan w:val="2"/>
          </w:tcPr>
          <w:p w14:paraId="5883A990" w14:textId="1E17E0EB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contains all key elements and can be understood without</w:t>
            </w:r>
          </w:p>
          <w:p w14:paraId="2DE06602" w14:textId="1C045E84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752E9FC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reading the rest of the paper, but this requires some effort, or some key aspects are</w:t>
            </w:r>
          </w:p>
          <w:p w14:paraId="62F1DE25" w14:textId="76D7B4A2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unclear</w:t>
            </w:r>
          </w:p>
        </w:tc>
        <w:tc>
          <w:tcPr>
            <w:tcW w:w="1693" w:type="dxa"/>
          </w:tcPr>
          <w:p w14:paraId="01275152" w14:textId="57D41F34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752E9FC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can be easily understood without reading the rest of the paper and clearly summarizes all key points</w:t>
            </w:r>
          </w:p>
        </w:tc>
        <w:tc>
          <w:tcPr>
            <w:tcW w:w="1693" w:type="dxa"/>
          </w:tcPr>
          <w:p w14:paraId="70497FCB" w14:textId="7F601592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is a convincing and easy to read</w:t>
            </w:r>
          </w:p>
          <w:p w14:paraId="0C14EB0F" w14:textId="520CB53A" w:rsidR="008A451A" w:rsidRPr="009C5736" w:rsidRDefault="008A451A" w:rsidP="752E9FC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752E9FC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summary of the paper, properly highlighting</w:t>
            </w:r>
          </w:p>
          <w:p w14:paraId="1D1941E8" w14:textId="2BBD85C6" w:rsidR="008A451A" w:rsidRPr="009C5736" w:rsidRDefault="008A451A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all its key elements</w:t>
            </w:r>
          </w:p>
        </w:tc>
        <w:tc>
          <w:tcPr>
            <w:tcW w:w="697" w:type="dxa"/>
          </w:tcPr>
          <w:p w14:paraId="3BF6E64F" w14:textId="77777777" w:rsidR="008A451A" w:rsidRPr="009C5736" w:rsidRDefault="008A451A" w:rsidP="00AC32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vMerge w:val="restart"/>
          </w:tcPr>
          <w:p w14:paraId="3B452D59" w14:textId="4F8EFFC4" w:rsidR="008A451A" w:rsidRPr="009C5736" w:rsidRDefault="008A451A" w:rsidP="00AC32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14:paraId="6E4EAC58" w14:textId="77777777" w:rsidTr="008A451A">
        <w:trPr>
          <w:trHeight w:val="300"/>
        </w:trPr>
        <w:tc>
          <w:tcPr>
            <w:tcW w:w="1281" w:type="dxa"/>
            <w:vMerge/>
            <w:vAlign w:val="center"/>
            <w:hideMark/>
          </w:tcPr>
          <w:p w14:paraId="1E0A2DF5" w14:textId="702855D3" w:rsidR="008A451A" w:rsidRPr="009C5736" w:rsidRDefault="008A451A" w:rsidP="461BA9E8">
            <w:pPr>
              <w:spacing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vMerge/>
            <w:hideMark/>
          </w:tcPr>
          <w:p w14:paraId="3AD40E5D" w14:textId="77777777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hideMark/>
          </w:tcPr>
          <w:p w14:paraId="4FA64AA7" w14:textId="73C8EA4B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Paper structure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: key sections and use of paragraphs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</w:p>
        </w:tc>
        <w:tc>
          <w:tcPr>
            <w:tcW w:w="2230" w:type="dxa"/>
          </w:tcPr>
          <w:p w14:paraId="4CBADC52" w14:textId="44955DD3" w:rsidR="008A451A" w:rsidRPr="009C5736" w:rsidRDefault="008A451A" w:rsidP="461BA9E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Introduction, main question/aim, method, results, and discussion/</w:t>
            </w:r>
            <w:r>
              <w:br/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conclusion are not present or unclear</w:t>
            </w:r>
          </w:p>
          <w:p w14:paraId="0333638F" w14:textId="6A03668F" w:rsidR="008A451A" w:rsidRPr="009C5736" w:rsidRDefault="008A451A" w:rsidP="461BA9E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  <w:p w14:paraId="4879DDAA" w14:textId="03E31760" w:rsidR="008A451A" w:rsidRPr="009C5736" w:rsidRDefault="008A451A" w:rsidP="461BA9E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Paragraphs appear disconnected, and/or</w:t>
            </w:r>
          </w:p>
          <w:p w14:paraId="6A19CC8B" w14:textId="37BC4AA8" w:rsidR="008A451A" w:rsidRPr="009C5736" w:rsidRDefault="008A451A" w:rsidP="461BA9E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subheadings are missing or unclear</w:t>
            </w:r>
          </w:p>
          <w:p w14:paraId="1AB71670" w14:textId="1604F4D6" w:rsidR="008A451A" w:rsidRPr="009C5736" w:rsidRDefault="008A451A" w:rsidP="461BA9E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  <w:p w14:paraId="0810C502" w14:textId="16CC1370" w:rsidR="008A451A" w:rsidRPr="009C5736" w:rsidRDefault="008A451A" w:rsidP="50352B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</w:p>
          <w:p w14:paraId="149D99B5" w14:textId="2DB5CF38" w:rsidR="008A451A" w:rsidRPr="009C5736" w:rsidRDefault="008A451A" w:rsidP="461BA9E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66" w:type="dxa"/>
            <w:gridSpan w:val="2"/>
          </w:tcPr>
          <w:p w14:paraId="5186D9D5" w14:textId="0DF11440" w:rsidR="008A451A" w:rsidRPr="009C5736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Introduction, main question/aim, method, results, and discussion/</w:t>
            </w:r>
            <w:r>
              <w:br/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conclusion are present but occasionally lack expected information  </w:t>
            </w:r>
          </w:p>
          <w:p w14:paraId="608412D9" w14:textId="2C4902F3" w:rsidR="008A451A" w:rsidRPr="009C5736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Paper is clearly structured overall, but some paragraphs appear disconnected or do not have clear topic sentences, and some subheadings 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are not informative.</w:t>
            </w:r>
          </w:p>
        </w:tc>
        <w:tc>
          <w:tcPr>
            <w:tcW w:w="1693" w:type="dxa"/>
          </w:tcPr>
          <w:p w14:paraId="72D9E32F" w14:textId="281A1709" w:rsidR="008A451A" w:rsidRDefault="008A451A" w:rsidP="461BA9E8">
            <w:pPr>
              <w:spacing w:after="0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Introduction, main question/aim, method, results, and discussion/</w:t>
            </w:r>
            <w:r>
              <w:br/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conclusion are present and contain expected information.</w:t>
            </w:r>
          </w:p>
          <w:p w14:paraId="33D743F8" w14:textId="4E8C1343" w:rsidR="008A451A" w:rsidRPr="009C5736" w:rsidRDefault="008A451A" w:rsidP="461BA9E8">
            <w:pPr>
              <w:spacing w:after="0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  <w:p w14:paraId="54665153" w14:textId="458C4522" w:rsidR="008A451A" w:rsidRPr="009C5736" w:rsidRDefault="008A451A" w:rsidP="461BA9E8">
            <w:pPr>
              <w:spacing w:after="0"/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Paragraphs are generally well-connected and have topic sentences, subheadings are informative. Some minor aspects could still be improved.</w:t>
            </w:r>
          </w:p>
        </w:tc>
        <w:tc>
          <w:tcPr>
            <w:tcW w:w="1693" w:type="dxa"/>
          </w:tcPr>
          <w:p w14:paraId="47215F33" w14:textId="4E2198C4" w:rsidR="008A451A" w:rsidRPr="009C5736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whole paper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is optimally structured. </w:t>
            </w:r>
          </w:p>
          <w:p w14:paraId="7A068AEF" w14:textId="471930D2" w:rsidR="008A451A" w:rsidRPr="009C5736" w:rsidRDefault="008A451A" w:rsidP="461BA9E8">
            <w:pPr>
              <w:spacing w:after="0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Sections well-crafted and highlight key information. </w:t>
            </w:r>
            <w:r>
              <w:br/>
            </w:r>
          </w:p>
          <w:p w14:paraId="38EA8B21" w14:textId="1ADE9A33" w:rsidR="008A451A" w:rsidRPr="009C5736" w:rsidRDefault="008A451A" w:rsidP="461BA9E8">
            <w:pPr>
              <w:spacing w:after="0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Effective paragraph use that supports the storyline. Could be submitted as a manuscript to the selected journal.</w:t>
            </w:r>
          </w:p>
        </w:tc>
        <w:tc>
          <w:tcPr>
            <w:tcW w:w="697" w:type="dxa"/>
          </w:tcPr>
          <w:p w14:paraId="0259A23C" w14:textId="77777777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CC1B851" w14:textId="02D00B99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A451A" w14:paraId="7A380EB4" w14:textId="77777777" w:rsidTr="008A451A">
        <w:trPr>
          <w:trHeight w:val="300"/>
        </w:trPr>
        <w:tc>
          <w:tcPr>
            <w:tcW w:w="1281" w:type="dxa"/>
            <w:vMerge/>
            <w:vAlign w:val="center"/>
            <w:hideMark/>
          </w:tcPr>
          <w:p w14:paraId="621411E9" w14:textId="28C375F5" w:rsidR="008A451A" w:rsidRPr="009C5736" w:rsidRDefault="008A451A" w:rsidP="461BA9E8">
            <w:pPr>
              <w:spacing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vMerge/>
            <w:hideMark/>
          </w:tcPr>
          <w:p w14:paraId="26392848" w14:textId="77777777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hideMark/>
          </w:tcPr>
          <w:p w14:paraId="1E99643B" w14:textId="61CAEE2A" w:rsidR="008A451A" w:rsidRPr="009C5736" w:rsidRDefault="008A451A" w:rsidP="50352B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75E68FF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Storyline and argumenta-</w:t>
            </w:r>
            <w:proofErr w:type="spellStart"/>
            <w:r w:rsidRPr="75E68FF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tion</w:t>
            </w:r>
            <w:proofErr w:type="spellEnd"/>
          </w:p>
          <w:p w14:paraId="383883BD" w14:textId="466429C8" w:rsidR="008A451A" w:rsidRPr="009C5736" w:rsidRDefault="008A451A" w:rsidP="50352B02">
            <w:pPr>
              <w:pStyle w:val="ListParagraph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2230" w:type="dxa"/>
          </w:tcPr>
          <w:p w14:paraId="4A1D740F" w14:textId="05CC7BCF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Connection between aim and conclusion in unclear.</w:t>
            </w:r>
          </w:p>
          <w:p w14:paraId="015064A0" w14:textId="7A070D8D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Claims are unsupported.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br/>
              <w:t xml:space="preserve">References may be </w:t>
            </w:r>
            <w:r w:rsidR="00E6084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acking and/or paraphrases are too close to the original.</w:t>
            </w:r>
          </w:p>
          <w:p w14:paraId="7EB0F6F1" w14:textId="3628D5C6" w:rsidR="008A451A" w:rsidRPr="009C5736" w:rsidRDefault="008A451A" w:rsidP="00534D9E">
            <w:pPr>
              <w:rPr>
                <w:rFonts w:ascii="Calibri" w:eastAsia="Times New Roman" w:hAnsi="Calibri" w:cs="Calibri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766" w:type="dxa"/>
            <w:gridSpan w:val="2"/>
          </w:tcPr>
          <w:p w14:paraId="364F9E29" w14:textId="5D81146A" w:rsidR="008A451A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Aim and conclusion are related, but it is not always clear how (elements from) the storyline contributes to the aim or conclusions.</w:t>
            </w:r>
          </w:p>
          <w:p w14:paraId="244E3006" w14:textId="30280A42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Occasionally, information is not well supported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by references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Some paraphrases may be too close to the original.</w:t>
            </w:r>
          </w:p>
        </w:tc>
        <w:tc>
          <w:tcPr>
            <w:tcW w:w="1693" w:type="dxa"/>
          </w:tcPr>
          <w:p w14:paraId="18CF9057" w14:textId="47CDBF22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Conclusions correspond well to the paper’s aim.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br/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Claims are well supported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by references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Critical comparison of sources may be lacking.</w:t>
            </w:r>
          </w:p>
          <w:p w14:paraId="2303CCFB" w14:textId="736AABDB" w:rsidR="008A451A" w:rsidRPr="009C5736" w:rsidRDefault="008A451A" w:rsidP="50352B0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93" w:type="dxa"/>
          </w:tcPr>
          <w:p w14:paraId="4F76A3EB" w14:textId="33582A1A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Well-crafted storyline, moving from the aim to conclusion. I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nnovative aspects or valuable contributions of the research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are highlighted. </w:t>
            </w:r>
          </w:p>
          <w:p w14:paraId="64092CAE" w14:textId="6041A574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Claims are well supported, and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(methodological)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choices are well argued for.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References are critically discussed where needed.</w:t>
            </w:r>
          </w:p>
          <w:p w14:paraId="35CE575C" w14:textId="054CA16C" w:rsidR="008A451A" w:rsidRPr="009C5736" w:rsidRDefault="008A451A" w:rsidP="50352B0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97" w:type="dxa"/>
          </w:tcPr>
          <w:p w14:paraId="040A757D" w14:textId="77777777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06A1FC0E" w14:textId="6A6D7410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A451A" w14:paraId="1C61DFFA" w14:textId="77777777" w:rsidTr="008A451A">
        <w:tc>
          <w:tcPr>
            <w:tcW w:w="1281" w:type="dxa"/>
            <w:vMerge/>
            <w:vAlign w:val="center"/>
            <w:hideMark/>
          </w:tcPr>
          <w:p w14:paraId="78306322" w14:textId="694DD706" w:rsidR="008A451A" w:rsidRPr="009C5736" w:rsidRDefault="008A451A" w:rsidP="461BA9E8">
            <w:pPr>
              <w:spacing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vMerge/>
            <w:hideMark/>
          </w:tcPr>
          <w:p w14:paraId="6A0091EE" w14:textId="77777777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hideMark/>
          </w:tcPr>
          <w:p w14:paraId="689B9C06" w14:textId="25A05DD7" w:rsidR="008A451A" w:rsidRPr="009C5736" w:rsidRDefault="008A451A" w:rsidP="50352B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Language and style</w:t>
            </w:r>
          </w:p>
          <w:p w14:paraId="013738BA" w14:textId="2208D5E2" w:rsidR="008A451A" w:rsidRPr="009C5736" w:rsidRDefault="008A451A" w:rsidP="50352B02">
            <w:pPr>
              <w:pStyle w:val="ListParagraph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2230" w:type="dxa"/>
          </w:tcPr>
          <w:p w14:paraId="47DA0115" w14:textId="47792A87" w:rsidR="008A451A" w:rsidRPr="009C5736" w:rsidRDefault="008A451A" w:rsidP="0076500D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Difficult to follow because of language/grammatical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errors and poor style (language lacks conciseness and clarity).</w:t>
            </w:r>
          </w:p>
        </w:tc>
        <w:tc>
          <w:tcPr>
            <w:tcW w:w="1766" w:type="dxa"/>
            <w:gridSpan w:val="2"/>
          </w:tcPr>
          <w:p w14:paraId="4F8C6CE5" w14:textId="10E781F5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Grammar and spelling are sufficient; a few errors may occur. </w:t>
            </w:r>
          </w:p>
          <w:p w14:paraId="14225481" w14:textId="7C8987BE" w:rsidR="008A451A" w:rsidRPr="009C5736" w:rsidRDefault="008A451A" w:rsidP="0076500D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Content is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comprehensible but readability issues may occur.</w:t>
            </w:r>
          </w:p>
        </w:tc>
        <w:tc>
          <w:tcPr>
            <w:tcW w:w="1693" w:type="dxa"/>
          </w:tcPr>
          <w:p w14:paraId="512CE1BE" w14:textId="13CEAD21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Overall correct grammar and spelling.</w:t>
            </w:r>
          </w:p>
          <w:p w14:paraId="522F0ABA" w14:textId="65540034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Clear and precise academic style, concise and easily readable. </w:t>
            </w:r>
          </w:p>
        </w:tc>
        <w:tc>
          <w:tcPr>
            <w:tcW w:w="1693" w:type="dxa"/>
          </w:tcPr>
          <w:p w14:paraId="0296BAF5" w14:textId="5BEA7CF0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Flawless grammar and spelling, no editing required. </w:t>
            </w:r>
          </w:p>
          <w:p w14:paraId="75488EBD" w14:textId="14E8E673" w:rsidR="008A451A" w:rsidRPr="009C5736" w:rsidRDefault="008A451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Convincing, clear, and attractive language and style, easy to read.</w:t>
            </w:r>
          </w:p>
        </w:tc>
        <w:tc>
          <w:tcPr>
            <w:tcW w:w="697" w:type="dxa"/>
          </w:tcPr>
          <w:p w14:paraId="34D014DC" w14:textId="77777777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7D7506E" w14:textId="0FD33620" w:rsidR="008A451A" w:rsidRPr="009C5736" w:rsidRDefault="008A45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A451A" w14:paraId="790EEC88" w14:textId="77777777" w:rsidTr="008A451A">
        <w:trPr>
          <w:trHeight w:val="300"/>
        </w:trPr>
        <w:tc>
          <w:tcPr>
            <w:tcW w:w="1281" w:type="dxa"/>
            <w:vMerge/>
            <w:shd w:val="clear" w:color="auto" w:fill="00B0F0"/>
            <w:vAlign w:val="center"/>
            <w:hideMark/>
          </w:tcPr>
          <w:p w14:paraId="0CBD4621" w14:textId="2E46B356" w:rsidR="008A451A" w:rsidRDefault="008A451A" w:rsidP="461BA9E8">
            <w:pPr>
              <w:spacing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14:paraId="5ED4F469" w14:textId="2EDE2080" w:rsidR="008A451A" w:rsidRDefault="008A451A" w:rsidP="461BA9E8">
            <w:pPr>
              <w:pStyle w:val="NoSpacing"/>
              <w:rPr>
                <w:rStyle w:val="eop"/>
                <w:color w:val="000000" w:themeColor="text1"/>
              </w:rPr>
            </w:pPr>
          </w:p>
        </w:tc>
        <w:tc>
          <w:tcPr>
            <w:tcW w:w="993" w:type="dxa"/>
            <w:shd w:val="clear" w:color="auto" w:fill="auto"/>
            <w:hideMark/>
          </w:tcPr>
          <w:p w14:paraId="5200169F" w14:textId="2AE4DE04" w:rsidR="008A451A" w:rsidRDefault="008A451A" w:rsidP="461BA9E8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Figures, tables and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format</w:t>
            </w:r>
          </w:p>
        </w:tc>
        <w:tc>
          <w:tcPr>
            <w:tcW w:w="2230" w:type="dxa"/>
          </w:tcPr>
          <w:p w14:paraId="6BC827C6" w14:textId="6C1CF438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Use of figures/tables is incorrect or unclear.</w:t>
            </w:r>
            <w:r>
              <w:br/>
            </w:r>
            <w:r>
              <w:br/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Format/lay-out may hinder 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readability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; reference list contains too many errors.</w:t>
            </w:r>
          </w:p>
        </w:tc>
        <w:tc>
          <w:tcPr>
            <w:tcW w:w="1766" w:type="dxa"/>
            <w:gridSpan w:val="2"/>
          </w:tcPr>
          <w:p w14:paraId="3806F0E4" w14:textId="3B265042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Minor aspects of figures sand tables can be improved</w:t>
            </w:r>
          </w:p>
          <w:p w14:paraId="2185ABCC" w14:textId="74C4B28A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Format / lay-out is 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clear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according to the selected author’s guidelines, reference list may contain minor errors.</w:t>
            </w:r>
          </w:p>
        </w:tc>
        <w:tc>
          <w:tcPr>
            <w:tcW w:w="1693" w:type="dxa"/>
          </w:tcPr>
          <w:p w14:paraId="32C0D7FC" w14:textId="77777777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Use of figures and tables is correct and clear; they are properly referred to 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in the text.</w:t>
            </w:r>
          </w:p>
          <w:p w14:paraId="0F6A5249" w14:textId="01E1F772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Format / lay-out is consistent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according to the selected author’s guidelines, reference list is flawless.</w:t>
            </w:r>
          </w:p>
        </w:tc>
        <w:tc>
          <w:tcPr>
            <w:tcW w:w="1693" w:type="dxa"/>
          </w:tcPr>
          <w:p w14:paraId="2392FC8E" w14:textId="77777777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Figures and tables are self-explanatory and well-integrated into the text. They </w:t>
            </w:r>
            <w:r w:rsidRPr="461BA9E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support the paper’s storyline. </w:t>
            </w:r>
          </w:p>
          <w:p w14:paraId="67F4FD04" w14:textId="41446AE5" w:rsidR="008A451A" w:rsidRDefault="008A451A" w:rsidP="461BA9E8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697" w:type="dxa"/>
          </w:tcPr>
          <w:p w14:paraId="4114FC56" w14:textId="77777777" w:rsidR="008A451A" w:rsidRDefault="008A451A" w:rsidP="461BA9E8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7B631F3F" w14:textId="3E9DA6CE" w:rsidR="008A451A" w:rsidRDefault="008A451A" w:rsidP="461BA9E8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:rsidRPr="003C2EC6" w14:paraId="614AEAF8" w14:textId="513114DB" w:rsidTr="008A451A">
        <w:trPr>
          <w:trHeight w:val="300"/>
        </w:trPr>
        <w:tc>
          <w:tcPr>
            <w:tcW w:w="1281" w:type="dxa"/>
            <w:shd w:val="clear" w:color="auto" w:fill="DA32AE"/>
            <w:vAlign w:val="center"/>
            <w:hideMark/>
          </w:tcPr>
          <w:p w14:paraId="0302D54C" w14:textId="7AB35270" w:rsidR="008A451A" w:rsidRPr="009C5736" w:rsidRDefault="008A451A" w:rsidP="00DD1906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Collaborate</w:t>
            </w:r>
          </w:p>
        </w:tc>
        <w:tc>
          <w:tcPr>
            <w:tcW w:w="1559" w:type="dxa"/>
            <w:shd w:val="clear" w:color="auto" w:fill="auto"/>
            <w:hideMark/>
          </w:tcPr>
          <w:p w14:paraId="1EBD83ED" w14:textId="16B2C042" w:rsidR="008A451A" w:rsidRPr="009C5736" w:rsidRDefault="008A451A" w:rsidP="1D675C7C">
            <w:pPr>
              <w:pStyle w:val="NoSpacing"/>
              <w:rPr>
                <w:rStyle w:val="normaltextrun"/>
              </w:rPr>
            </w:pPr>
            <w:r w:rsidRPr="1D675C7C">
              <w:rPr>
                <w:rStyle w:val="normaltextrun"/>
              </w:rPr>
              <w:t>2.c Make a theory-based standpoint in the ethical dilemmas around credit, ownership and group work.</w:t>
            </w:r>
          </w:p>
        </w:tc>
        <w:tc>
          <w:tcPr>
            <w:tcW w:w="993" w:type="dxa"/>
            <w:shd w:val="clear" w:color="auto" w:fill="auto"/>
            <w:hideMark/>
          </w:tcPr>
          <w:p w14:paraId="677AE13B" w14:textId="1863DBC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</w:rPr>
              <w:t> Contributions to publications</w:t>
            </w:r>
          </w:p>
        </w:tc>
        <w:tc>
          <w:tcPr>
            <w:tcW w:w="2230" w:type="dxa"/>
          </w:tcPr>
          <w:p w14:paraId="51CD0C02" w14:textId="05113319" w:rsidR="008A451A" w:rsidRPr="009C5736" w:rsidRDefault="008A451A" w:rsidP="1D675C7C">
            <w:pPr>
              <w:spacing w:after="0" w:line="240" w:lineRule="auto"/>
            </w:pPr>
            <w:r w:rsidRPr="1D675C7C">
              <w:rPr>
                <w:rFonts w:ascii="Calibri" w:eastAsia="Times New Roman" w:hAnsi="Calibri" w:cs="Calibri"/>
                <w:sz w:val="20"/>
                <w:szCs w:val="20"/>
              </w:rPr>
              <w:t xml:space="preserve">Unable to describe contributions to work in a clear way. </w:t>
            </w:r>
          </w:p>
        </w:tc>
        <w:tc>
          <w:tcPr>
            <w:tcW w:w="1766" w:type="dxa"/>
            <w:gridSpan w:val="2"/>
          </w:tcPr>
          <w:p w14:paraId="0F9F5D1E" w14:textId="4B3B2383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</w:rPr>
              <w:t xml:space="preserve">Some description of contributions but not clear and comprehensive. </w:t>
            </w:r>
          </w:p>
        </w:tc>
        <w:tc>
          <w:tcPr>
            <w:tcW w:w="1693" w:type="dxa"/>
          </w:tcPr>
          <w:p w14:paraId="6A5495E8" w14:textId="71DA636F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</w:rPr>
              <w:t>Mostly clear descriptions of contributions</w:t>
            </w:r>
          </w:p>
        </w:tc>
        <w:tc>
          <w:tcPr>
            <w:tcW w:w="1693" w:type="dxa"/>
          </w:tcPr>
          <w:p w14:paraId="07C80E32" w14:textId="5B56ED81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</w:rPr>
              <w:t>Clear and articulate descriptions of contributions and ownership</w:t>
            </w:r>
          </w:p>
        </w:tc>
        <w:tc>
          <w:tcPr>
            <w:tcW w:w="697" w:type="dxa"/>
          </w:tcPr>
          <w:p w14:paraId="099A4405" w14:textId="7777777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62FA08A6" w14:textId="5E4148FF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:rsidRPr="003C2EC6" w14:paraId="1293AAD5" w14:textId="71F3EE02" w:rsidTr="008A451A">
        <w:trPr>
          <w:trHeight w:val="300"/>
        </w:trPr>
        <w:tc>
          <w:tcPr>
            <w:tcW w:w="1281" w:type="dxa"/>
            <w:vMerge w:val="restart"/>
            <w:shd w:val="clear" w:color="auto" w:fill="92D050"/>
            <w:vAlign w:val="center"/>
            <w:hideMark/>
          </w:tcPr>
          <w:p w14:paraId="5D52ABB0" w14:textId="033DBE1B" w:rsidR="008A451A" w:rsidRPr="009C5736" w:rsidRDefault="008A451A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Research</w:t>
            </w:r>
          </w:p>
        </w:tc>
        <w:tc>
          <w:tcPr>
            <w:tcW w:w="1559" w:type="dxa"/>
            <w:shd w:val="clear" w:color="auto" w:fill="auto"/>
            <w:hideMark/>
          </w:tcPr>
          <w:p w14:paraId="42EB02D9" w14:textId="0388F93E" w:rsidR="008A451A" w:rsidRPr="009C5736" w:rsidRDefault="008A451A" w:rsidP="00FA42A8">
            <w:pPr>
              <w:pStyle w:val="NoSpacing"/>
            </w:pPr>
            <w:r>
              <w:t>3.a. Develop research plan and gather the right tools and knowledge to complete their project</w:t>
            </w:r>
          </w:p>
        </w:tc>
        <w:tc>
          <w:tcPr>
            <w:tcW w:w="993" w:type="dxa"/>
            <w:shd w:val="clear" w:color="auto" w:fill="auto"/>
            <w:hideMark/>
          </w:tcPr>
          <w:p w14:paraId="4CD91766" w14:textId="35644181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Research plan formu</w:t>
            </w:r>
            <w:r w:rsidR="00830BC2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</w:t>
            </w: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ation</w:t>
            </w:r>
          </w:p>
        </w:tc>
        <w:tc>
          <w:tcPr>
            <w:tcW w:w="2230" w:type="dxa"/>
          </w:tcPr>
          <w:p w14:paraId="6BF2DE7C" w14:textId="2C6B8F46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method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section is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unclear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ly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formulated, overly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broad, or not effectively addressing the research topic.</w:t>
            </w:r>
          </w:p>
          <w:p w14:paraId="01B4ABB4" w14:textId="331F8BC5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66" w:type="dxa"/>
            <w:gridSpan w:val="2"/>
          </w:tcPr>
          <w:p w14:paraId="0CC6702C" w14:textId="2EA08496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method section may require further refinement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effectively address the research topic.</w:t>
            </w:r>
          </w:p>
          <w:p w14:paraId="3BE9B26E" w14:textId="2B8E1F34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3" w:type="dxa"/>
          </w:tcPr>
          <w:p w14:paraId="06183513" w14:textId="23818C61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section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relevant to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research question</w:t>
            </w:r>
            <w:ins w:id="0" w:author="Dimphna Meijer" w:date="2023-11-09T20:05:00Z">
              <w:r w:rsidRPr="5582E86F">
                <w:rPr>
                  <w:rFonts w:ascii="Calibri" w:eastAsia="Calibri" w:hAnsi="Calibri" w:cs="Calibri"/>
                  <w:sz w:val="20"/>
                  <w:szCs w:val="20"/>
                  <w:lang w:val="en-GB"/>
                </w:rPr>
                <w:t xml:space="preserve"> </w:t>
              </w:r>
            </w:ins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and demonstrates an understanding of the research area.</w:t>
            </w:r>
          </w:p>
          <w:p w14:paraId="5C901DF2" w14:textId="5977182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3" w:type="dxa"/>
          </w:tcPr>
          <w:p w14:paraId="5BEB9A80" w14:textId="645C3D25" w:rsidR="008A451A" w:rsidRPr="009C5736" w:rsidRDefault="008A451A" w:rsidP="1D675C7C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method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section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written highly specific, are relevant to address the question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and shows a deep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understanding of the research area.</w:t>
            </w:r>
          </w:p>
          <w:p w14:paraId="34E8B779" w14:textId="1C75C163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697" w:type="dxa"/>
          </w:tcPr>
          <w:p w14:paraId="3CF9EEFF" w14:textId="7777777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35FEA52F" w14:textId="42C5E549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:rsidRPr="003C2EC6" w14:paraId="5A5DD215" w14:textId="09D7F2C5" w:rsidTr="008A451A">
        <w:trPr>
          <w:trHeight w:val="300"/>
        </w:trPr>
        <w:tc>
          <w:tcPr>
            <w:tcW w:w="1281" w:type="dxa"/>
            <w:vMerge/>
            <w:vAlign w:val="center"/>
            <w:hideMark/>
          </w:tcPr>
          <w:p w14:paraId="1F455974" w14:textId="5631A833" w:rsidR="008A451A" w:rsidRPr="009C5736" w:rsidRDefault="008A451A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559" w:type="dxa"/>
            <w:shd w:val="clear" w:color="auto" w:fill="FFFFFF" w:themeFill="background1"/>
            <w:hideMark/>
          </w:tcPr>
          <w:p w14:paraId="428589DD" w14:textId="110D9AE4" w:rsidR="008A451A" w:rsidRPr="009C5736" w:rsidRDefault="008A451A" w:rsidP="1D675C7C">
            <w:pPr>
              <w:pStyle w:val="NoSpacing"/>
              <w:rPr>
                <w:rStyle w:val="normaltextrun"/>
              </w:rPr>
            </w:pPr>
            <w:r w:rsidRPr="5582E86F">
              <w:rPr>
                <w:rStyle w:val="normaltextrun"/>
              </w:rPr>
              <w:t>3.b. Critically evaluate research strategies, and if necessary, modify and adapt these strategies</w:t>
            </w:r>
          </w:p>
        </w:tc>
        <w:tc>
          <w:tcPr>
            <w:tcW w:w="993" w:type="dxa"/>
            <w:shd w:val="clear" w:color="auto" w:fill="FFFFFF" w:themeFill="background1"/>
            <w:hideMark/>
          </w:tcPr>
          <w:p w14:paraId="1806AB25" w14:textId="1292E4EB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Critical thinking on strategies, adaptability</w:t>
            </w:r>
          </w:p>
        </w:tc>
        <w:tc>
          <w:tcPr>
            <w:tcW w:w="2230" w:type="dxa"/>
            <w:shd w:val="clear" w:color="auto" w:fill="FFFFFF" w:themeFill="background1"/>
          </w:tcPr>
          <w:p w14:paraId="5EB29BA9" w14:textId="41BC8924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Discussion of the paper struggles with 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identifying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problems, or struggles with finding solutions  </w:t>
            </w:r>
          </w:p>
        </w:tc>
        <w:tc>
          <w:tcPr>
            <w:tcW w:w="1766" w:type="dxa"/>
            <w:gridSpan w:val="2"/>
            <w:shd w:val="clear" w:color="auto" w:fill="FFFFFF" w:themeFill="background1"/>
          </w:tcPr>
          <w:p w14:paraId="40B3B643" w14:textId="691C7A76" w:rsidR="008A451A" w:rsidRDefault="008A451A" w:rsidP="1D675C7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Discussion of the paper identifies scientific challenges to some extent, but limited solutions suggested, or missed some problems.</w:t>
            </w:r>
          </w:p>
          <w:p w14:paraId="4F616334" w14:textId="4EC9F6BA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3" w:type="dxa"/>
            <w:shd w:val="clear" w:color="auto" w:fill="FFFFFF" w:themeFill="background1"/>
          </w:tcPr>
          <w:p w14:paraId="44E7C71F" w14:textId="4DCE544F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</w:rPr>
              <w:t>Discussion of the paper</w:t>
            </w:r>
            <w:r w:rsidR="00830BC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830BC2"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demonstrates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proofErr w:type="gramStart"/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</w:t>
            </w:r>
            <w:proofErr w:type="gramEnd"/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understanding of problem and offers workable solutions.</w:t>
            </w:r>
            <w:r w:rsidRPr="5582E86F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  <w:shd w:val="clear" w:color="auto" w:fill="FFFFFF" w:themeFill="background1"/>
          </w:tcPr>
          <w:p w14:paraId="1E5C14EC" w14:textId="5D3E091F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Discussion of the paper identifies scientific challenges</w:t>
            </w:r>
            <w:r w:rsidRPr="5582E86F">
              <w:rPr>
                <w:rFonts w:ascii="Calibri" w:eastAsia="Calibri" w:hAnsi="Calibri" w:cs="Calibri"/>
                <w:sz w:val="20"/>
                <w:szCs w:val="20"/>
              </w:rPr>
              <w:t xml:space="preserve"> and solutions and provides insight on next steps.</w:t>
            </w:r>
          </w:p>
        </w:tc>
        <w:tc>
          <w:tcPr>
            <w:tcW w:w="697" w:type="dxa"/>
            <w:shd w:val="clear" w:color="auto" w:fill="FFFFFF" w:themeFill="background1"/>
          </w:tcPr>
          <w:p w14:paraId="7061B8EC" w14:textId="7777777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C892836" w14:textId="301352F1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:rsidRPr="003C2EC6" w14:paraId="08EFF561" w14:textId="108B7065" w:rsidTr="008A451A">
        <w:trPr>
          <w:trHeight w:val="300"/>
        </w:trPr>
        <w:tc>
          <w:tcPr>
            <w:tcW w:w="1281" w:type="dxa"/>
            <w:vMerge/>
            <w:vAlign w:val="center"/>
          </w:tcPr>
          <w:p w14:paraId="7CF6A85E" w14:textId="4690F696" w:rsidR="008A451A" w:rsidRPr="009C5736" w:rsidRDefault="008A451A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559" w:type="dxa"/>
            <w:shd w:val="clear" w:color="auto" w:fill="auto"/>
          </w:tcPr>
          <w:p w14:paraId="1DA6265F" w14:textId="1DC0352C" w:rsidR="008A451A" w:rsidRPr="009C5736" w:rsidRDefault="008A451A" w:rsidP="1D675C7C">
            <w:pPr>
              <w:pStyle w:val="NoSpacing"/>
            </w:pPr>
            <w:r w:rsidRPr="1D675C7C">
              <w:rPr>
                <w:rStyle w:val="normaltextrun"/>
              </w:rPr>
              <w:t>3.c Plan and (if possible</w:t>
            </w:r>
            <w:r w:rsidR="00C02B23">
              <w:rPr>
                <w:rStyle w:val="normaltextrun"/>
              </w:rPr>
              <w:t>)</w:t>
            </w:r>
            <w:r w:rsidRPr="1D675C7C">
              <w:rPr>
                <w:rStyle w:val="normaltextrun"/>
              </w:rPr>
              <w:t xml:space="preserve"> conduct an experiment </w:t>
            </w:r>
            <w:r w:rsidRPr="1D675C7C">
              <w:rPr>
                <w:rStyle w:val="normaltextrun"/>
              </w:rPr>
              <w:lastRenderedPageBreak/>
              <w:t>based on research.</w:t>
            </w:r>
          </w:p>
        </w:tc>
        <w:tc>
          <w:tcPr>
            <w:tcW w:w="993" w:type="dxa"/>
            <w:shd w:val="clear" w:color="auto" w:fill="auto"/>
          </w:tcPr>
          <w:p w14:paraId="0A1AC6AF" w14:textId="33068136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Implementation</w:t>
            </w:r>
          </w:p>
        </w:tc>
        <w:tc>
          <w:tcPr>
            <w:tcW w:w="2230" w:type="dxa"/>
          </w:tcPr>
          <w:p w14:paraId="32612778" w14:textId="62C51B62" w:rsidR="008A451A" w:rsidRPr="009C5736" w:rsidRDefault="008A451A" w:rsidP="1D675C7C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 results are described or what is described does not align with the paper. </w:t>
            </w:r>
          </w:p>
          <w:p w14:paraId="2BB0D9BA" w14:textId="73A3E32A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66" w:type="dxa"/>
            <w:gridSpan w:val="2"/>
          </w:tcPr>
          <w:p w14:paraId="16EEB625" w14:textId="106C47B1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</w:rPr>
              <w:t xml:space="preserve">Basic summary of experiments </w:t>
            </w:r>
            <w:r w:rsidR="00830BC2"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 w:rsidRPr="5582E86F">
              <w:rPr>
                <w:rFonts w:ascii="Calibri" w:eastAsia="Calibri" w:hAnsi="Calibri" w:cs="Calibri"/>
                <w:sz w:val="20"/>
                <w:szCs w:val="20"/>
              </w:rPr>
              <w:t xml:space="preserve"> given but lacks depth. </w:t>
            </w:r>
          </w:p>
          <w:p w14:paraId="0A227EE9" w14:textId="0D776D4C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693" w:type="dxa"/>
          </w:tcPr>
          <w:p w14:paraId="0AEA2793" w14:textId="1FDA559D" w:rsidR="008A451A" w:rsidRPr="009C5736" w:rsidRDefault="008A451A" w:rsidP="1D675C7C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</w:rPr>
              <w:t>Results are clearly written and experiments contribute to the</w:t>
            </w:r>
            <w:r w:rsidR="00830BC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5582E86F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hypothesis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</w:t>
            </w:r>
          </w:p>
          <w:p w14:paraId="40AAF034" w14:textId="7CF7DD5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3" w:type="dxa"/>
          </w:tcPr>
          <w:p w14:paraId="212738A8" w14:textId="477B40EC" w:rsidR="008A451A" w:rsidRPr="009C5736" w:rsidRDefault="008A451A" w:rsidP="00FA42A8">
            <w:pPr>
              <w:spacing w:after="0" w:line="240" w:lineRule="auto"/>
              <w:textAlignment w:val="baseline"/>
              <w:rPr>
                <w:del w:id="1" w:author="Dimphna Meijer" w:date="2023-11-09T20:08:00Z"/>
                <w:rFonts w:ascii="Calibri" w:hAnsi="Calibri" w:cs="Calibri"/>
                <w:sz w:val="20"/>
                <w:szCs w:val="20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An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exceptionally insightful and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comprehensive results section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describing the outcome in a clear and con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</w:t>
            </w:r>
            <w:r w:rsidR="00830BC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 manner</w:t>
            </w:r>
          </w:p>
          <w:p w14:paraId="0AC05261" w14:textId="2C24D819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697" w:type="dxa"/>
          </w:tcPr>
          <w:p w14:paraId="74BCA666" w14:textId="7777777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50639680" w14:textId="07EB9B9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:rsidRPr="003C2EC6" w14:paraId="0FE3DDCA" w14:textId="115DBEA5" w:rsidTr="008A451A">
        <w:trPr>
          <w:trHeight w:val="300"/>
        </w:trPr>
        <w:tc>
          <w:tcPr>
            <w:tcW w:w="1281" w:type="dxa"/>
            <w:vMerge/>
            <w:vAlign w:val="center"/>
          </w:tcPr>
          <w:p w14:paraId="78A537DE" w14:textId="77777777" w:rsidR="008A451A" w:rsidRPr="009C5736" w:rsidRDefault="008A451A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559" w:type="dxa"/>
            <w:shd w:val="clear" w:color="auto" w:fill="auto"/>
          </w:tcPr>
          <w:p w14:paraId="755D313D" w14:textId="20CDD31F" w:rsidR="008A451A" w:rsidRPr="009C5736" w:rsidRDefault="008A451A" w:rsidP="1D675C7C">
            <w:pPr>
              <w:pStyle w:val="NoSpacing"/>
            </w:pPr>
            <w:r w:rsidRPr="1D675C7C">
              <w:rPr>
                <w:rStyle w:val="eop"/>
              </w:rPr>
              <w:t>3.d Analyse outcome of an experiment</w:t>
            </w:r>
          </w:p>
        </w:tc>
        <w:tc>
          <w:tcPr>
            <w:tcW w:w="993" w:type="dxa"/>
            <w:shd w:val="clear" w:color="auto" w:fill="auto"/>
          </w:tcPr>
          <w:p w14:paraId="1336D917" w14:textId="243F0D2A" w:rsidR="008A451A" w:rsidRPr="009C5736" w:rsidRDefault="008A451A" w:rsidP="1D675C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Data analysis</w:t>
            </w:r>
          </w:p>
        </w:tc>
        <w:tc>
          <w:tcPr>
            <w:tcW w:w="2230" w:type="dxa"/>
          </w:tcPr>
          <w:p w14:paraId="079BD96E" w14:textId="1166BC73" w:rsidR="008A451A" w:rsidRDefault="008A451A" w:rsidP="1D675C7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Fails to include essential data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and virtually no data analysis. </w:t>
            </w:r>
          </w:p>
          <w:p w14:paraId="60A4ECCB" w14:textId="09F81D31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66" w:type="dxa"/>
            <w:gridSpan w:val="2"/>
          </w:tcPr>
          <w:p w14:paraId="79125AF7" w14:textId="36C7C5DA" w:rsidR="008A451A" w:rsidRPr="009C5736" w:rsidRDefault="008A451A" w:rsidP="1D675C7C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Report includes the required sections but with 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detail, several mistakes or is unclear.</w:t>
            </w:r>
          </w:p>
          <w:p w14:paraId="09DABC90" w14:textId="0B9DB742" w:rsidR="008A451A" w:rsidRPr="009C5736" w:rsidRDefault="008A451A" w:rsidP="1D675C7C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693" w:type="dxa"/>
          </w:tcPr>
          <w:p w14:paraId="0D0AB311" w14:textId="2BE3E114" w:rsidR="008A451A" w:rsidRDefault="008A451A" w:rsidP="5582E86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 clear and well-structured data analysis.</w:t>
            </w:r>
            <w:r w:rsidRPr="5582E8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Graphs and other visualizations contain no errors</w:t>
            </w:r>
          </w:p>
          <w:p w14:paraId="2C465BF4" w14:textId="0E875004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3" w:type="dxa"/>
          </w:tcPr>
          <w:p w14:paraId="42D252D9" w14:textId="4ED46AAE" w:rsidR="008A451A" w:rsidRPr="009C5736" w:rsidRDefault="008A451A" w:rsidP="1D675C7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1D675C7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Provides an exceptionally well-crafted data analysis including insights and description of limits.</w:t>
            </w:r>
          </w:p>
          <w:p w14:paraId="0B2A6BD0" w14:textId="68E3F878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697" w:type="dxa"/>
          </w:tcPr>
          <w:p w14:paraId="5F35C21C" w14:textId="7777777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54678B3E" w14:textId="1FC18C72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A451A" w:rsidRPr="003C2EC6" w14:paraId="2344428F" w14:textId="77777777" w:rsidTr="008A451A">
        <w:trPr>
          <w:trHeight w:val="300"/>
        </w:trPr>
        <w:tc>
          <w:tcPr>
            <w:tcW w:w="1281" w:type="dxa"/>
            <w:shd w:val="clear" w:color="auto" w:fill="92D050"/>
            <w:vAlign w:val="center"/>
          </w:tcPr>
          <w:p w14:paraId="04712AD7" w14:textId="77777777" w:rsidR="008A451A" w:rsidRPr="009C5736" w:rsidRDefault="008A451A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559" w:type="dxa"/>
            <w:shd w:val="clear" w:color="auto" w:fill="auto"/>
          </w:tcPr>
          <w:p w14:paraId="0A9A8BD5" w14:textId="0C3DA0BA" w:rsidR="008A451A" w:rsidRDefault="008A451A" w:rsidP="1D675C7C">
            <w:pPr>
              <w:pStyle w:val="NoSpacing"/>
              <w:rPr>
                <w:rStyle w:val="eop"/>
              </w:rPr>
            </w:pPr>
            <w:r w:rsidRPr="1D675C7C">
              <w:rPr>
                <w:rStyle w:val="eop"/>
              </w:rPr>
              <w:t>3.e. Apply research ethics around reproducibility, data management and integrity</w:t>
            </w:r>
          </w:p>
          <w:p w14:paraId="04853381" w14:textId="77777777" w:rsidR="008A451A" w:rsidRPr="009C5736" w:rsidRDefault="008A451A" w:rsidP="00933EEF">
            <w:pPr>
              <w:pStyle w:val="NoSpacing"/>
              <w:rPr>
                <w:rStyle w:val="eop"/>
              </w:rPr>
            </w:pPr>
          </w:p>
        </w:tc>
        <w:tc>
          <w:tcPr>
            <w:tcW w:w="993" w:type="dxa"/>
            <w:shd w:val="clear" w:color="auto" w:fill="auto"/>
          </w:tcPr>
          <w:p w14:paraId="05159497" w14:textId="17B41432" w:rsidR="008A451A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Ethics</w:t>
            </w:r>
          </w:p>
        </w:tc>
        <w:tc>
          <w:tcPr>
            <w:tcW w:w="2230" w:type="dxa"/>
          </w:tcPr>
          <w:p w14:paraId="27F2053A" w14:textId="27496E7D" w:rsidR="008A451A" w:rsidRPr="002558B4" w:rsidRDefault="008A451A" w:rsidP="1D675C7C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1D675C7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Limited description of these sections or unclear about importance. </w:t>
            </w:r>
          </w:p>
        </w:tc>
        <w:tc>
          <w:tcPr>
            <w:tcW w:w="1766" w:type="dxa"/>
            <w:gridSpan w:val="2"/>
          </w:tcPr>
          <w:p w14:paraId="0ABF4788" w14:textId="60FB0FEC" w:rsidR="008A451A" w:rsidRPr="002558B4" w:rsidRDefault="008A451A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1D675C7C">
              <w:rPr>
                <w:rFonts w:ascii="Calibri" w:hAnsi="Calibri" w:cs="Calibri"/>
                <w:sz w:val="20"/>
                <w:szCs w:val="20"/>
                <w:lang w:val="en-GB"/>
              </w:rPr>
              <w:t>Partial description of data management and reproducibility. acks completeness.</w:t>
            </w:r>
          </w:p>
        </w:tc>
        <w:tc>
          <w:tcPr>
            <w:tcW w:w="1693" w:type="dxa"/>
          </w:tcPr>
          <w:p w14:paraId="6727EE7E" w14:textId="5AC194A6" w:rsidR="008A451A" w:rsidRPr="002558B4" w:rsidRDefault="008A451A" w:rsidP="1D675C7C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1D675C7C">
              <w:rPr>
                <w:rFonts w:ascii="Calibri" w:hAnsi="Calibri" w:cs="Calibri"/>
                <w:sz w:val="20"/>
                <w:szCs w:val="20"/>
                <w:lang w:val="en-GB"/>
              </w:rPr>
              <w:t xml:space="preserve">Effective description of supports for reproducibility, and data management. </w:t>
            </w:r>
          </w:p>
        </w:tc>
        <w:tc>
          <w:tcPr>
            <w:tcW w:w="1693" w:type="dxa"/>
          </w:tcPr>
          <w:p w14:paraId="01F5398F" w14:textId="65A7FB80" w:rsidR="008A451A" w:rsidRPr="002558B4" w:rsidRDefault="008A451A" w:rsidP="1D675C7C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1D675C7C">
              <w:rPr>
                <w:rFonts w:ascii="Calibri" w:hAnsi="Calibri" w:cs="Calibri"/>
                <w:sz w:val="20"/>
                <w:szCs w:val="20"/>
                <w:lang w:val="en-GB"/>
              </w:rPr>
              <w:t>Exceptional description of elements of reproducibility and data management and demonstrating strong research integrity</w:t>
            </w:r>
          </w:p>
        </w:tc>
        <w:tc>
          <w:tcPr>
            <w:tcW w:w="697" w:type="dxa"/>
          </w:tcPr>
          <w:p w14:paraId="77FFC2BE" w14:textId="77777777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37ADD800" w14:textId="14454906" w:rsidR="008A451A" w:rsidRPr="009C5736" w:rsidRDefault="008A451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463E0A" w14:paraId="31629843" w14:textId="77777777" w:rsidTr="0088539A">
        <w:trPr>
          <w:trHeight w:val="300"/>
        </w:trPr>
        <w:tc>
          <w:tcPr>
            <w:tcW w:w="1281" w:type="dxa"/>
            <w:shd w:val="clear" w:color="auto" w:fill="92D050"/>
            <w:vAlign w:val="center"/>
          </w:tcPr>
          <w:p w14:paraId="40F9D6E7" w14:textId="241727AB" w:rsidR="00463E0A" w:rsidRDefault="00463E0A" w:rsidP="00463E0A">
            <w:pPr>
              <w:spacing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559" w:type="dxa"/>
            <w:shd w:val="clear" w:color="auto" w:fill="auto"/>
          </w:tcPr>
          <w:p w14:paraId="4BB5E9AD" w14:textId="2FF9FECF" w:rsidR="00463E0A" w:rsidRDefault="00463E0A" w:rsidP="00463E0A">
            <w:pPr>
              <w:pStyle w:val="NoSpacing"/>
              <w:rPr>
                <w:rStyle w:val="eop"/>
              </w:rPr>
            </w:pPr>
            <w:r w:rsidRPr="1D675C7C">
              <w:rPr>
                <w:rStyle w:val="eop"/>
              </w:rPr>
              <w:t>3f. Understands process of institutional reviews and scientific publications</w:t>
            </w:r>
          </w:p>
        </w:tc>
        <w:tc>
          <w:tcPr>
            <w:tcW w:w="993" w:type="dxa"/>
            <w:shd w:val="clear" w:color="auto" w:fill="auto"/>
          </w:tcPr>
          <w:p w14:paraId="3E5E89A1" w14:textId="77777777" w:rsidR="00463E0A" w:rsidRDefault="00463E0A" w:rsidP="00463E0A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Publishing</w:t>
            </w:r>
          </w:p>
          <w:p w14:paraId="2E3F0621" w14:textId="079FB090" w:rsidR="00463E0A" w:rsidRDefault="00463E0A" w:rsidP="00463E0A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96" w:type="dxa"/>
            <w:gridSpan w:val="3"/>
          </w:tcPr>
          <w:p w14:paraId="7D05D5AC" w14:textId="13F79EF1" w:rsidR="00463E0A" w:rsidRDefault="00463E0A" w:rsidP="00463E0A">
            <w:pPr>
              <w:spacing w:line="24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1D675C7C">
              <w:rPr>
                <w:rFonts w:ascii="Calibri" w:hAnsi="Calibri" w:cs="Calibri"/>
                <w:sz w:val="20"/>
                <w:szCs w:val="20"/>
                <w:lang w:val="en-GB"/>
              </w:rPr>
              <w:t>Cover letter and rebuttal to peer feedback are unclear</w:t>
            </w:r>
          </w:p>
        </w:tc>
        <w:tc>
          <w:tcPr>
            <w:tcW w:w="3386" w:type="dxa"/>
            <w:gridSpan w:val="2"/>
          </w:tcPr>
          <w:p w14:paraId="5B1C7D84" w14:textId="78FC719E" w:rsidR="00463E0A" w:rsidRDefault="00463E0A" w:rsidP="00463E0A">
            <w:pPr>
              <w:spacing w:line="24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5582E86F">
              <w:rPr>
                <w:rFonts w:ascii="Calibri" w:hAnsi="Calibri" w:cs="Calibri"/>
                <w:sz w:val="20"/>
                <w:szCs w:val="20"/>
                <w:lang w:val="en-GB"/>
              </w:rPr>
              <w:t>Cover letter is clear and concise, rebuttal is thorough and thoughtful.</w:t>
            </w:r>
          </w:p>
        </w:tc>
        <w:tc>
          <w:tcPr>
            <w:tcW w:w="697" w:type="dxa"/>
          </w:tcPr>
          <w:p w14:paraId="4E2D1408" w14:textId="77777777" w:rsidR="00463E0A" w:rsidRDefault="00463E0A" w:rsidP="00463E0A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PASS/</w:t>
            </w:r>
          </w:p>
          <w:p w14:paraId="1EB1ECF8" w14:textId="3F8E38FD" w:rsidR="00463E0A" w:rsidRDefault="00463E0A" w:rsidP="00463E0A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FAIL</w:t>
            </w:r>
          </w:p>
        </w:tc>
        <w:tc>
          <w:tcPr>
            <w:tcW w:w="1701" w:type="dxa"/>
          </w:tcPr>
          <w:p w14:paraId="6B438DA9" w14:textId="071A8020" w:rsidR="00463E0A" w:rsidRDefault="00463E0A" w:rsidP="00463E0A">
            <w:pPr>
              <w:spacing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463E0A" w:rsidRPr="003C2EC6" w14:paraId="32FC6182" w14:textId="490377BB" w:rsidTr="00463E0A">
        <w:trPr>
          <w:trHeight w:val="300"/>
        </w:trPr>
        <w:tc>
          <w:tcPr>
            <w:tcW w:w="1281" w:type="dxa"/>
            <w:shd w:val="clear" w:color="auto" w:fill="FFFF00"/>
            <w:vAlign w:val="center"/>
            <w:hideMark/>
          </w:tcPr>
          <w:p w14:paraId="7F0EEEAF" w14:textId="4C6E8AB9" w:rsidR="00463E0A" w:rsidRPr="009C5736" w:rsidRDefault="00463E0A" w:rsidP="00463E0A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Reflect</w:t>
            </w:r>
          </w:p>
        </w:tc>
        <w:tc>
          <w:tcPr>
            <w:tcW w:w="1559" w:type="dxa"/>
            <w:shd w:val="clear" w:color="auto" w:fill="auto"/>
            <w:hideMark/>
          </w:tcPr>
          <w:p w14:paraId="7AE7B099" w14:textId="252B6DF9" w:rsidR="00463E0A" w:rsidRPr="009C5736" w:rsidRDefault="00463E0A" w:rsidP="00463E0A">
            <w:pPr>
              <w:pStyle w:val="NoSpacing"/>
              <w:rPr>
                <w:lang w:eastAsia="en-GB"/>
              </w:rPr>
            </w:pPr>
            <w:r>
              <w:t>4.b. Ask for constructive feedback peers</w:t>
            </w:r>
          </w:p>
        </w:tc>
        <w:tc>
          <w:tcPr>
            <w:tcW w:w="993" w:type="dxa"/>
            <w:shd w:val="clear" w:color="auto" w:fill="auto"/>
            <w:hideMark/>
          </w:tcPr>
          <w:p w14:paraId="256ED5B2" w14:textId="43D11F36" w:rsidR="00463E0A" w:rsidRPr="009C5736" w:rsidRDefault="00463E0A" w:rsidP="00463E0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Feedback</w:t>
            </w:r>
          </w:p>
        </w:tc>
        <w:tc>
          <w:tcPr>
            <w:tcW w:w="2230" w:type="dxa"/>
          </w:tcPr>
          <w:p w14:paraId="3C057A60" w14:textId="196A29F1" w:rsidR="00463E0A" w:rsidRPr="009C5736" w:rsidRDefault="00463E0A" w:rsidP="00463E0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Suggestions are not responded to. Or student failed to provide their report in a timely fashion to receive feedback. </w:t>
            </w:r>
          </w:p>
        </w:tc>
        <w:tc>
          <w:tcPr>
            <w:tcW w:w="1739" w:type="dxa"/>
          </w:tcPr>
          <w:p w14:paraId="331FE5D4" w14:textId="030AD2F6" w:rsidR="00463E0A" w:rsidRDefault="00463E0A" w:rsidP="00463E0A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Has made limited use of feedback and is overly defensive</w:t>
            </w:r>
          </w:p>
        </w:tc>
        <w:tc>
          <w:tcPr>
            <w:tcW w:w="1720" w:type="dxa"/>
            <w:gridSpan w:val="2"/>
          </w:tcPr>
          <w:p w14:paraId="68FA692B" w14:textId="34B7B6BC" w:rsidR="00463E0A" w:rsidRPr="009C5736" w:rsidRDefault="00463E0A" w:rsidP="00463E0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Student has used feedback in a thoughtful way and followed suggestions </w:t>
            </w:r>
          </w:p>
        </w:tc>
        <w:tc>
          <w:tcPr>
            <w:tcW w:w="1693" w:type="dxa"/>
          </w:tcPr>
          <w:p w14:paraId="45496BF4" w14:textId="6C803E7F" w:rsidR="00463E0A" w:rsidRDefault="00463E0A" w:rsidP="00463E0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Student has clearly thought on feedback to generate new insights for improvement. And has well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-</w:t>
            </w:r>
            <w:r w:rsidRPr="1D675C7C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reasoned discussion of why they've made the choices they’ve made. </w:t>
            </w:r>
          </w:p>
        </w:tc>
        <w:tc>
          <w:tcPr>
            <w:tcW w:w="697" w:type="dxa"/>
          </w:tcPr>
          <w:p w14:paraId="3972E8B4" w14:textId="77777777" w:rsidR="00463E0A" w:rsidRDefault="00463E0A" w:rsidP="00463E0A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185A2D20" w14:textId="0E71A927" w:rsidR="00463E0A" w:rsidRDefault="00463E0A" w:rsidP="00463E0A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</w:tbl>
    <w:p w14:paraId="7ACAFD3B" w14:textId="77777777" w:rsidR="00113086" w:rsidRDefault="00113086"/>
    <w:sectPr w:rsidR="00113086" w:rsidSect="004E7A3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6E53"/>
    <w:multiLevelType w:val="hybridMultilevel"/>
    <w:tmpl w:val="121E8F22"/>
    <w:lvl w:ilvl="0" w:tplc="26CE2D8E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AC0D0"/>
    <w:multiLevelType w:val="hybridMultilevel"/>
    <w:tmpl w:val="FFFFFFFF"/>
    <w:lvl w:ilvl="0" w:tplc="EE4A53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B747B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5EEE1A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E6A790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770890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BA215B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2D086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DF0EBE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7BC036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FD5E53"/>
    <w:multiLevelType w:val="hybridMultilevel"/>
    <w:tmpl w:val="AC745202"/>
    <w:lvl w:ilvl="0" w:tplc="A920B8A0">
      <w:start w:val="1"/>
      <w:numFmt w:val="lowerLetter"/>
      <w:lvlText w:val="%1)"/>
      <w:lvlJc w:val="left"/>
      <w:pPr>
        <w:ind w:left="720" w:hanging="360"/>
      </w:pPr>
    </w:lvl>
    <w:lvl w:ilvl="1" w:tplc="40C07408">
      <w:start w:val="1"/>
      <w:numFmt w:val="lowerLetter"/>
      <w:lvlText w:val="%2."/>
      <w:lvlJc w:val="left"/>
      <w:pPr>
        <w:ind w:left="1440" w:hanging="360"/>
      </w:pPr>
    </w:lvl>
    <w:lvl w:ilvl="2" w:tplc="F83EFDBE">
      <w:start w:val="1"/>
      <w:numFmt w:val="lowerRoman"/>
      <w:lvlText w:val="%3."/>
      <w:lvlJc w:val="right"/>
      <w:pPr>
        <w:ind w:left="2160" w:hanging="180"/>
      </w:pPr>
    </w:lvl>
    <w:lvl w:ilvl="3" w:tplc="1AA6B7EE">
      <w:start w:val="1"/>
      <w:numFmt w:val="decimal"/>
      <w:lvlText w:val="%4."/>
      <w:lvlJc w:val="left"/>
      <w:pPr>
        <w:ind w:left="2880" w:hanging="360"/>
      </w:pPr>
    </w:lvl>
    <w:lvl w:ilvl="4" w:tplc="C2608B74">
      <w:start w:val="1"/>
      <w:numFmt w:val="lowerLetter"/>
      <w:lvlText w:val="%5."/>
      <w:lvlJc w:val="left"/>
      <w:pPr>
        <w:ind w:left="3600" w:hanging="360"/>
      </w:pPr>
    </w:lvl>
    <w:lvl w:ilvl="5" w:tplc="5E88F214">
      <w:start w:val="1"/>
      <w:numFmt w:val="lowerRoman"/>
      <w:lvlText w:val="%6."/>
      <w:lvlJc w:val="right"/>
      <w:pPr>
        <w:ind w:left="4320" w:hanging="180"/>
      </w:pPr>
    </w:lvl>
    <w:lvl w:ilvl="6" w:tplc="99F48C48">
      <w:start w:val="1"/>
      <w:numFmt w:val="decimal"/>
      <w:lvlText w:val="%7."/>
      <w:lvlJc w:val="left"/>
      <w:pPr>
        <w:ind w:left="5040" w:hanging="360"/>
      </w:pPr>
    </w:lvl>
    <w:lvl w:ilvl="7" w:tplc="06C2A09A">
      <w:start w:val="1"/>
      <w:numFmt w:val="lowerLetter"/>
      <w:lvlText w:val="%8."/>
      <w:lvlJc w:val="left"/>
      <w:pPr>
        <w:ind w:left="5760" w:hanging="360"/>
      </w:pPr>
    </w:lvl>
    <w:lvl w:ilvl="8" w:tplc="D3C00AE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B31EA"/>
    <w:multiLevelType w:val="hybridMultilevel"/>
    <w:tmpl w:val="E914404E"/>
    <w:lvl w:ilvl="0" w:tplc="D1C4034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8004">
    <w:abstractNumId w:val="1"/>
  </w:num>
  <w:num w:numId="2" w16cid:durableId="1674335316">
    <w:abstractNumId w:val="3"/>
  </w:num>
  <w:num w:numId="3" w16cid:durableId="223951742">
    <w:abstractNumId w:val="0"/>
  </w:num>
  <w:num w:numId="4" w16cid:durableId="194865776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mphna Meijer">
    <w15:presenceInfo w15:providerId="AD" w15:userId="S::dhmmeijer@tudelft.nl::46b93bbc-3991-4c96-9998-b5ef7668ae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A39"/>
    <w:rsid w:val="00003254"/>
    <w:rsid w:val="00022287"/>
    <w:rsid w:val="00035775"/>
    <w:rsid w:val="000423B2"/>
    <w:rsid w:val="00046A22"/>
    <w:rsid w:val="000562A1"/>
    <w:rsid w:val="000C219D"/>
    <w:rsid w:val="00113086"/>
    <w:rsid w:val="00172043"/>
    <w:rsid w:val="001B5726"/>
    <w:rsid w:val="001F5724"/>
    <w:rsid w:val="00214990"/>
    <w:rsid w:val="00247918"/>
    <w:rsid w:val="002558B4"/>
    <w:rsid w:val="00283D69"/>
    <w:rsid w:val="002A318E"/>
    <w:rsid w:val="002A37F6"/>
    <w:rsid w:val="002D7428"/>
    <w:rsid w:val="002F29C8"/>
    <w:rsid w:val="003110A6"/>
    <w:rsid w:val="003C138F"/>
    <w:rsid w:val="003C2E92"/>
    <w:rsid w:val="0041271D"/>
    <w:rsid w:val="004526A2"/>
    <w:rsid w:val="00463E0A"/>
    <w:rsid w:val="004B3858"/>
    <w:rsid w:val="004E7A39"/>
    <w:rsid w:val="0050101A"/>
    <w:rsid w:val="00534D9E"/>
    <w:rsid w:val="005537A7"/>
    <w:rsid w:val="0055462E"/>
    <w:rsid w:val="00570A59"/>
    <w:rsid w:val="00574094"/>
    <w:rsid w:val="005A6560"/>
    <w:rsid w:val="005B9663"/>
    <w:rsid w:val="00606B5C"/>
    <w:rsid w:val="00647905"/>
    <w:rsid w:val="006B2803"/>
    <w:rsid w:val="006B306A"/>
    <w:rsid w:val="006C341E"/>
    <w:rsid w:val="006E2224"/>
    <w:rsid w:val="007460B2"/>
    <w:rsid w:val="0076500D"/>
    <w:rsid w:val="007957D5"/>
    <w:rsid w:val="00830BC2"/>
    <w:rsid w:val="00843336"/>
    <w:rsid w:val="0087355A"/>
    <w:rsid w:val="00881156"/>
    <w:rsid w:val="00890B9A"/>
    <w:rsid w:val="00892DEE"/>
    <w:rsid w:val="008A451A"/>
    <w:rsid w:val="008C2ABD"/>
    <w:rsid w:val="008D7493"/>
    <w:rsid w:val="009152A3"/>
    <w:rsid w:val="00933EEF"/>
    <w:rsid w:val="009930EA"/>
    <w:rsid w:val="009C1607"/>
    <w:rsid w:val="009C5736"/>
    <w:rsid w:val="00A6D01B"/>
    <w:rsid w:val="00AC32E6"/>
    <w:rsid w:val="00AF40AA"/>
    <w:rsid w:val="00B134C1"/>
    <w:rsid w:val="00B37F0C"/>
    <w:rsid w:val="00B84817"/>
    <w:rsid w:val="00BA453C"/>
    <w:rsid w:val="00BB1D81"/>
    <w:rsid w:val="00C02B23"/>
    <w:rsid w:val="00C4363D"/>
    <w:rsid w:val="00C469A3"/>
    <w:rsid w:val="00C74A0F"/>
    <w:rsid w:val="00CB62D8"/>
    <w:rsid w:val="00D05672"/>
    <w:rsid w:val="00D61E4E"/>
    <w:rsid w:val="00DC3A95"/>
    <w:rsid w:val="00DD1906"/>
    <w:rsid w:val="00E0B351"/>
    <w:rsid w:val="00E158BA"/>
    <w:rsid w:val="00E60845"/>
    <w:rsid w:val="00E957D9"/>
    <w:rsid w:val="00E96D6A"/>
    <w:rsid w:val="00E9B550"/>
    <w:rsid w:val="00EA3496"/>
    <w:rsid w:val="00EA4743"/>
    <w:rsid w:val="00EB70EC"/>
    <w:rsid w:val="00EF557E"/>
    <w:rsid w:val="00F05C89"/>
    <w:rsid w:val="00F34E64"/>
    <w:rsid w:val="00FA42A8"/>
    <w:rsid w:val="00FCBC16"/>
    <w:rsid w:val="00FD473D"/>
    <w:rsid w:val="014C9007"/>
    <w:rsid w:val="015A03D9"/>
    <w:rsid w:val="022F4D25"/>
    <w:rsid w:val="023BC4C5"/>
    <w:rsid w:val="027C83B2"/>
    <w:rsid w:val="03B2F1B3"/>
    <w:rsid w:val="03DE70DD"/>
    <w:rsid w:val="047F8099"/>
    <w:rsid w:val="04E582C2"/>
    <w:rsid w:val="04FFCFCE"/>
    <w:rsid w:val="0514153B"/>
    <w:rsid w:val="0578D615"/>
    <w:rsid w:val="058B12F8"/>
    <w:rsid w:val="05B82625"/>
    <w:rsid w:val="05D7C413"/>
    <w:rsid w:val="05D826EC"/>
    <w:rsid w:val="061F71D9"/>
    <w:rsid w:val="065251F6"/>
    <w:rsid w:val="06D88C19"/>
    <w:rsid w:val="07000784"/>
    <w:rsid w:val="07AE2BE4"/>
    <w:rsid w:val="084D7FEB"/>
    <w:rsid w:val="094BA07E"/>
    <w:rsid w:val="09A379E4"/>
    <w:rsid w:val="09A5E77B"/>
    <w:rsid w:val="09C84790"/>
    <w:rsid w:val="09F68032"/>
    <w:rsid w:val="0A07ECDF"/>
    <w:rsid w:val="0A2B3558"/>
    <w:rsid w:val="0A868DFB"/>
    <w:rsid w:val="0AA1394C"/>
    <w:rsid w:val="0AD11030"/>
    <w:rsid w:val="0AD45EA4"/>
    <w:rsid w:val="0AF4110F"/>
    <w:rsid w:val="0B20D830"/>
    <w:rsid w:val="0B2C92B2"/>
    <w:rsid w:val="0B4C1926"/>
    <w:rsid w:val="0C5C1D18"/>
    <w:rsid w:val="0C7C5500"/>
    <w:rsid w:val="0D2E20F4"/>
    <w:rsid w:val="0D3F8DA1"/>
    <w:rsid w:val="0D576EE9"/>
    <w:rsid w:val="0D57C2FB"/>
    <w:rsid w:val="0DA1C371"/>
    <w:rsid w:val="0DCFEC4F"/>
    <w:rsid w:val="0E922D84"/>
    <w:rsid w:val="0EFC79ED"/>
    <w:rsid w:val="0FF44953"/>
    <w:rsid w:val="100BE1A2"/>
    <w:rsid w:val="1063F0B6"/>
    <w:rsid w:val="10D2D9B8"/>
    <w:rsid w:val="1107CFB0"/>
    <w:rsid w:val="11673899"/>
    <w:rsid w:val="11DBBC1C"/>
    <w:rsid w:val="1247048E"/>
    <w:rsid w:val="1339D32B"/>
    <w:rsid w:val="13890F55"/>
    <w:rsid w:val="13925095"/>
    <w:rsid w:val="1399FC3D"/>
    <w:rsid w:val="13AECF25"/>
    <w:rsid w:val="13D4737A"/>
    <w:rsid w:val="142D7041"/>
    <w:rsid w:val="1445AB01"/>
    <w:rsid w:val="1504B8C1"/>
    <w:rsid w:val="153932D9"/>
    <w:rsid w:val="1562D935"/>
    <w:rsid w:val="1578E919"/>
    <w:rsid w:val="15AB64CD"/>
    <w:rsid w:val="15B4B3B5"/>
    <w:rsid w:val="15C98B43"/>
    <w:rsid w:val="15DBC180"/>
    <w:rsid w:val="163F44F2"/>
    <w:rsid w:val="16405F26"/>
    <w:rsid w:val="166C4D26"/>
    <w:rsid w:val="16A08922"/>
    <w:rsid w:val="16FE5B91"/>
    <w:rsid w:val="1713CD23"/>
    <w:rsid w:val="17375BB9"/>
    <w:rsid w:val="17778780"/>
    <w:rsid w:val="17C643ED"/>
    <w:rsid w:val="17CAC5B0"/>
    <w:rsid w:val="17DCC7D5"/>
    <w:rsid w:val="18178474"/>
    <w:rsid w:val="18AC1BDF"/>
    <w:rsid w:val="1969FEB1"/>
    <w:rsid w:val="19727C53"/>
    <w:rsid w:val="1A1E10A9"/>
    <w:rsid w:val="1A25FE2F"/>
    <w:rsid w:val="1A68528F"/>
    <w:rsid w:val="1AB126BC"/>
    <w:rsid w:val="1B1C2A7B"/>
    <w:rsid w:val="1B738845"/>
    <w:rsid w:val="1B8069F4"/>
    <w:rsid w:val="1BC1CE90"/>
    <w:rsid w:val="1BC8FD1B"/>
    <w:rsid w:val="1C003E04"/>
    <w:rsid w:val="1C1A9545"/>
    <w:rsid w:val="1C428BC1"/>
    <w:rsid w:val="1D0FCAA6"/>
    <w:rsid w:val="1D5D9EF1"/>
    <w:rsid w:val="1D675C7C"/>
    <w:rsid w:val="1D85F746"/>
    <w:rsid w:val="1DE92DCF"/>
    <w:rsid w:val="1E3D5E38"/>
    <w:rsid w:val="1E4C0959"/>
    <w:rsid w:val="1F03279D"/>
    <w:rsid w:val="1F7E0DC4"/>
    <w:rsid w:val="1F840838"/>
    <w:rsid w:val="1FD94035"/>
    <w:rsid w:val="2058EFEB"/>
    <w:rsid w:val="20676087"/>
    <w:rsid w:val="21145794"/>
    <w:rsid w:val="2255B428"/>
    <w:rsid w:val="22DCDA8C"/>
    <w:rsid w:val="22E27C51"/>
    <w:rsid w:val="23826AC2"/>
    <w:rsid w:val="23A72DA2"/>
    <w:rsid w:val="23D15BA0"/>
    <w:rsid w:val="248E20D8"/>
    <w:rsid w:val="24E58BDF"/>
    <w:rsid w:val="251E2EA1"/>
    <w:rsid w:val="261BFB2F"/>
    <w:rsid w:val="2685607D"/>
    <w:rsid w:val="27A876FB"/>
    <w:rsid w:val="27B52638"/>
    <w:rsid w:val="27C3F09A"/>
    <w:rsid w:val="27C8F559"/>
    <w:rsid w:val="27EF63A1"/>
    <w:rsid w:val="285FD8FE"/>
    <w:rsid w:val="2882C120"/>
    <w:rsid w:val="28989116"/>
    <w:rsid w:val="2920F19D"/>
    <w:rsid w:val="292D17E3"/>
    <w:rsid w:val="293BBC00"/>
    <w:rsid w:val="2958CC47"/>
    <w:rsid w:val="296191FB"/>
    <w:rsid w:val="29648B9D"/>
    <w:rsid w:val="29CAB42E"/>
    <w:rsid w:val="29FBA95F"/>
    <w:rsid w:val="2A0C2398"/>
    <w:rsid w:val="2A63C168"/>
    <w:rsid w:val="2AA4DFC4"/>
    <w:rsid w:val="2AD6293B"/>
    <w:rsid w:val="2AF13A2B"/>
    <w:rsid w:val="2B38F6BD"/>
    <w:rsid w:val="2B5D000D"/>
    <w:rsid w:val="2B66848F"/>
    <w:rsid w:val="2B6C1D15"/>
    <w:rsid w:val="2B81EC0B"/>
    <w:rsid w:val="2B8D6860"/>
    <w:rsid w:val="2BA0B6AB"/>
    <w:rsid w:val="2BB48F6F"/>
    <w:rsid w:val="2C0FB5CF"/>
    <w:rsid w:val="2C92796C"/>
    <w:rsid w:val="2D19F705"/>
    <w:rsid w:val="2D73C2BB"/>
    <w:rsid w:val="2D7EBF59"/>
    <w:rsid w:val="2D82DECC"/>
    <w:rsid w:val="2E03A96C"/>
    <w:rsid w:val="2E1A5047"/>
    <w:rsid w:val="2EA1471D"/>
    <w:rsid w:val="2EC510E7"/>
    <w:rsid w:val="2ECA3182"/>
    <w:rsid w:val="2ECF1A82"/>
    <w:rsid w:val="2EE8975B"/>
    <w:rsid w:val="2F0586D0"/>
    <w:rsid w:val="2F1EAF2D"/>
    <w:rsid w:val="2F55F016"/>
    <w:rsid w:val="2F607EEE"/>
    <w:rsid w:val="2F6748A2"/>
    <w:rsid w:val="2FAA0754"/>
    <w:rsid w:val="2FF75185"/>
    <w:rsid w:val="300A849A"/>
    <w:rsid w:val="30307130"/>
    <w:rsid w:val="306AEAE3"/>
    <w:rsid w:val="30E326F2"/>
    <w:rsid w:val="30E5C15A"/>
    <w:rsid w:val="30FB2B7D"/>
    <w:rsid w:val="30FE6151"/>
    <w:rsid w:val="314CC232"/>
    <w:rsid w:val="31515225"/>
    <w:rsid w:val="31567525"/>
    <w:rsid w:val="31915407"/>
    <w:rsid w:val="31A654FB"/>
    <w:rsid w:val="31D5C613"/>
    <w:rsid w:val="31E824BC"/>
    <w:rsid w:val="320EA8CA"/>
    <w:rsid w:val="3214C600"/>
    <w:rsid w:val="328D90D8"/>
    <w:rsid w:val="32D635F9"/>
    <w:rsid w:val="3372544F"/>
    <w:rsid w:val="33808D69"/>
    <w:rsid w:val="3398820A"/>
    <w:rsid w:val="33A28BA5"/>
    <w:rsid w:val="341038DC"/>
    <w:rsid w:val="342CB67E"/>
    <w:rsid w:val="3479C9BE"/>
    <w:rsid w:val="3488F2E7"/>
    <w:rsid w:val="34D7D88F"/>
    <w:rsid w:val="34DCC96F"/>
    <w:rsid w:val="3514B114"/>
    <w:rsid w:val="3546498C"/>
    <w:rsid w:val="35492DB3"/>
    <w:rsid w:val="35844D91"/>
    <w:rsid w:val="35AC093D"/>
    <w:rsid w:val="35B69815"/>
    <w:rsid w:val="35D68A26"/>
    <w:rsid w:val="35F4FC3B"/>
    <w:rsid w:val="36401503"/>
    <w:rsid w:val="36BFEF91"/>
    <w:rsid w:val="36C8F190"/>
    <w:rsid w:val="36D81052"/>
    <w:rsid w:val="370165D3"/>
    <w:rsid w:val="3726AECC"/>
    <w:rsid w:val="3794F908"/>
    <w:rsid w:val="37A76B4C"/>
    <w:rsid w:val="37BE121F"/>
    <w:rsid w:val="37DBE564"/>
    <w:rsid w:val="383C3DBF"/>
    <w:rsid w:val="3875FCC8"/>
    <w:rsid w:val="387DEA4E"/>
    <w:rsid w:val="38C511DB"/>
    <w:rsid w:val="394A1EA0"/>
    <w:rsid w:val="3959A946"/>
    <w:rsid w:val="39A307F6"/>
    <w:rsid w:val="39C75191"/>
    <w:rsid w:val="39C89E2D"/>
    <w:rsid w:val="39D6D747"/>
    <w:rsid w:val="3A19BAAF"/>
    <w:rsid w:val="3A4622C6"/>
    <w:rsid w:val="3A9FE6EE"/>
    <w:rsid w:val="3AD0DB61"/>
    <w:rsid w:val="3AFAF4FF"/>
    <w:rsid w:val="3B306177"/>
    <w:rsid w:val="3B64D616"/>
    <w:rsid w:val="3B8354CD"/>
    <w:rsid w:val="3BAB8175"/>
    <w:rsid w:val="3BB58B10"/>
    <w:rsid w:val="3C00543D"/>
    <w:rsid w:val="3C2D881A"/>
    <w:rsid w:val="3CFD23D7"/>
    <w:rsid w:val="3D0A8910"/>
    <w:rsid w:val="3D2082E6"/>
    <w:rsid w:val="3D4751D6"/>
    <w:rsid w:val="3D7862B7"/>
    <w:rsid w:val="3DC6D73C"/>
    <w:rsid w:val="3DE6E5C3"/>
    <w:rsid w:val="3E45CE5D"/>
    <w:rsid w:val="3EE1FEC4"/>
    <w:rsid w:val="3F9177E8"/>
    <w:rsid w:val="40278F98"/>
    <w:rsid w:val="402D6C9D"/>
    <w:rsid w:val="402E0F53"/>
    <w:rsid w:val="402F3491"/>
    <w:rsid w:val="407C4C51"/>
    <w:rsid w:val="4088FC33"/>
    <w:rsid w:val="40B04C70"/>
    <w:rsid w:val="40F84438"/>
    <w:rsid w:val="410AD73A"/>
    <w:rsid w:val="416AD382"/>
    <w:rsid w:val="4179C28C"/>
    <w:rsid w:val="4195A989"/>
    <w:rsid w:val="41ED0DAF"/>
    <w:rsid w:val="420FEC5C"/>
    <w:rsid w:val="4306A3E3"/>
    <w:rsid w:val="435B6336"/>
    <w:rsid w:val="442F2FA5"/>
    <w:rsid w:val="445E8216"/>
    <w:rsid w:val="44A27444"/>
    <w:rsid w:val="44BE987E"/>
    <w:rsid w:val="44D3C29F"/>
    <w:rsid w:val="45285273"/>
    <w:rsid w:val="4540FE1C"/>
    <w:rsid w:val="455263BB"/>
    <w:rsid w:val="457B3E29"/>
    <w:rsid w:val="461BA9E8"/>
    <w:rsid w:val="4621E559"/>
    <w:rsid w:val="46346BE6"/>
    <w:rsid w:val="464F3273"/>
    <w:rsid w:val="46EE341C"/>
    <w:rsid w:val="46F83DB7"/>
    <w:rsid w:val="473AC8BA"/>
    <w:rsid w:val="47C4421E"/>
    <w:rsid w:val="47C57C9C"/>
    <w:rsid w:val="483FEE0C"/>
    <w:rsid w:val="4849F08A"/>
    <w:rsid w:val="492BC379"/>
    <w:rsid w:val="496EA8AE"/>
    <w:rsid w:val="49A37102"/>
    <w:rsid w:val="49F81F94"/>
    <w:rsid w:val="4A082953"/>
    <w:rsid w:val="4A3B8D3D"/>
    <w:rsid w:val="4A687425"/>
    <w:rsid w:val="4A8EF22B"/>
    <w:rsid w:val="4AB64B4D"/>
    <w:rsid w:val="4AF88D6B"/>
    <w:rsid w:val="4B045A6A"/>
    <w:rsid w:val="4B094E62"/>
    <w:rsid w:val="4BCBAEDA"/>
    <w:rsid w:val="4BF12339"/>
    <w:rsid w:val="4C0912E8"/>
    <w:rsid w:val="4C3DF5A1"/>
    <w:rsid w:val="4C7FC562"/>
    <w:rsid w:val="4CA64970"/>
    <w:rsid w:val="4CE68346"/>
    <w:rsid w:val="4D498029"/>
    <w:rsid w:val="4DAF73A9"/>
    <w:rsid w:val="4E082FCD"/>
    <w:rsid w:val="4E34BE20"/>
    <w:rsid w:val="4E8720DD"/>
    <w:rsid w:val="4EB289B7"/>
    <w:rsid w:val="4F034F9C"/>
    <w:rsid w:val="4F3568F5"/>
    <w:rsid w:val="4F88ABD1"/>
    <w:rsid w:val="4F8FBBBF"/>
    <w:rsid w:val="4FDDEA32"/>
    <w:rsid w:val="4FE5F588"/>
    <w:rsid w:val="500C68FA"/>
    <w:rsid w:val="50352B02"/>
    <w:rsid w:val="50BC63EE"/>
    <w:rsid w:val="50CD8DC3"/>
    <w:rsid w:val="50DDD22F"/>
    <w:rsid w:val="50E1B2E2"/>
    <w:rsid w:val="514463EA"/>
    <w:rsid w:val="51579037"/>
    <w:rsid w:val="516AF0CE"/>
    <w:rsid w:val="51A1A692"/>
    <w:rsid w:val="51DF7A44"/>
    <w:rsid w:val="51F51AA3"/>
    <w:rsid w:val="522B35DE"/>
    <w:rsid w:val="5258344F"/>
    <w:rsid w:val="52781D75"/>
    <w:rsid w:val="52A51597"/>
    <w:rsid w:val="53A5CB8E"/>
    <w:rsid w:val="54398055"/>
    <w:rsid w:val="54ABAE45"/>
    <w:rsid w:val="55283D63"/>
    <w:rsid w:val="55287392"/>
    <w:rsid w:val="55482DEC"/>
    <w:rsid w:val="55763362"/>
    <w:rsid w:val="5582E86F"/>
    <w:rsid w:val="5586C21E"/>
    <w:rsid w:val="55C23E7B"/>
    <w:rsid w:val="566259B6"/>
    <w:rsid w:val="569FCA2A"/>
    <w:rsid w:val="56BABF71"/>
    <w:rsid w:val="56BC69A5"/>
    <w:rsid w:val="572E4AE4"/>
    <w:rsid w:val="575A4975"/>
    <w:rsid w:val="577886BA"/>
    <w:rsid w:val="57B38C1A"/>
    <w:rsid w:val="57C26C80"/>
    <w:rsid w:val="58601454"/>
    <w:rsid w:val="58DDE211"/>
    <w:rsid w:val="58E3FBC3"/>
    <w:rsid w:val="5910E0E8"/>
    <w:rsid w:val="596635F0"/>
    <w:rsid w:val="597C615B"/>
    <w:rsid w:val="5A868575"/>
    <w:rsid w:val="5AE5A52A"/>
    <w:rsid w:val="5B209CD9"/>
    <w:rsid w:val="5C41B27E"/>
    <w:rsid w:val="5CF780E0"/>
    <w:rsid w:val="5D24BC38"/>
    <w:rsid w:val="5DA0E419"/>
    <w:rsid w:val="5DBE2637"/>
    <w:rsid w:val="5ECB8A20"/>
    <w:rsid w:val="5EE0852D"/>
    <w:rsid w:val="5F3EFD3B"/>
    <w:rsid w:val="5F9FEDF0"/>
    <w:rsid w:val="5FBE031E"/>
    <w:rsid w:val="5FE942C8"/>
    <w:rsid w:val="60074426"/>
    <w:rsid w:val="60142FBA"/>
    <w:rsid w:val="604D94E1"/>
    <w:rsid w:val="605F93F7"/>
    <w:rsid w:val="60DF983E"/>
    <w:rsid w:val="60F5C6F9"/>
    <w:rsid w:val="61C64AAB"/>
    <w:rsid w:val="622A03C1"/>
    <w:rsid w:val="62D80CAE"/>
    <w:rsid w:val="62FC2B2B"/>
    <w:rsid w:val="63087CC6"/>
    <w:rsid w:val="631171E8"/>
    <w:rsid w:val="63621B0C"/>
    <w:rsid w:val="6420D790"/>
    <w:rsid w:val="643ABD64"/>
    <w:rsid w:val="643B11A8"/>
    <w:rsid w:val="644DF079"/>
    <w:rsid w:val="64735F13"/>
    <w:rsid w:val="649689EE"/>
    <w:rsid w:val="64A44D27"/>
    <w:rsid w:val="64DD8590"/>
    <w:rsid w:val="65563266"/>
    <w:rsid w:val="658A2F57"/>
    <w:rsid w:val="65C3F5BC"/>
    <w:rsid w:val="660FAD70"/>
    <w:rsid w:val="662B909B"/>
    <w:rsid w:val="66999003"/>
    <w:rsid w:val="66DF35AD"/>
    <w:rsid w:val="67653A53"/>
    <w:rsid w:val="67A38D3A"/>
    <w:rsid w:val="67AD31B2"/>
    <w:rsid w:val="68CC5EC6"/>
    <w:rsid w:val="68FA2B96"/>
    <w:rsid w:val="6A4F06CA"/>
    <w:rsid w:val="6A884CD4"/>
    <w:rsid w:val="6AC14451"/>
    <w:rsid w:val="6AE31E93"/>
    <w:rsid w:val="6B2869F3"/>
    <w:rsid w:val="6B8B457D"/>
    <w:rsid w:val="6B95D455"/>
    <w:rsid w:val="6C314409"/>
    <w:rsid w:val="6C7EEEF4"/>
    <w:rsid w:val="6D6F16B3"/>
    <w:rsid w:val="6D7008DC"/>
    <w:rsid w:val="6D86A78C"/>
    <w:rsid w:val="6D8E9512"/>
    <w:rsid w:val="6DA57B83"/>
    <w:rsid w:val="6DEAAA7F"/>
    <w:rsid w:val="6E3D6C34"/>
    <w:rsid w:val="6E4D2B0B"/>
    <w:rsid w:val="6E9B2F4B"/>
    <w:rsid w:val="6E9FCCC7"/>
    <w:rsid w:val="6EA82B46"/>
    <w:rsid w:val="6F78C2EC"/>
    <w:rsid w:val="6FB4B0F4"/>
    <w:rsid w:val="706323DC"/>
    <w:rsid w:val="70A4215D"/>
    <w:rsid w:val="70DE3D6D"/>
    <w:rsid w:val="710F5AA8"/>
    <w:rsid w:val="71526017"/>
    <w:rsid w:val="71A9D586"/>
    <w:rsid w:val="72173980"/>
    <w:rsid w:val="723A939E"/>
    <w:rsid w:val="72F33880"/>
    <w:rsid w:val="733F9B36"/>
    <w:rsid w:val="73692D5D"/>
    <w:rsid w:val="73CCFB60"/>
    <w:rsid w:val="73DAF126"/>
    <w:rsid w:val="74CB5BB1"/>
    <w:rsid w:val="752E9FC5"/>
    <w:rsid w:val="754154B9"/>
    <w:rsid w:val="757DC3CC"/>
    <w:rsid w:val="7591B78A"/>
    <w:rsid w:val="75E68FF3"/>
    <w:rsid w:val="7609C810"/>
    <w:rsid w:val="763210B9"/>
    <w:rsid w:val="76487E19"/>
    <w:rsid w:val="766FCBE2"/>
    <w:rsid w:val="768BE2B4"/>
    <w:rsid w:val="769EFD1F"/>
    <w:rsid w:val="76E78664"/>
    <w:rsid w:val="777B5E1D"/>
    <w:rsid w:val="77C91125"/>
    <w:rsid w:val="77FFD66F"/>
    <w:rsid w:val="7807D6DC"/>
    <w:rsid w:val="7847ED27"/>
    <w:rsid w:val="786D835E"/>
    <w:rsid w:val="787327F6"/>
    <w:rsid w:val="78DE9CAC"/>
    <w:rsid w:val="79172E7E"/>
    <w:rsid w:val="79530539"/>
    <w:rsid w:val="79D86EE1"/>
    <w:rsid w:val="7AA5396E"/>
    <w:rsid w:val="7ABF1EBC"/>
    <w:rsid w:val="7ADB434D"/>
    <w:rsid w:val="7B617355"/>
    <w:rsid w:val="7B6D85F1"/>
    <w:rsid w:val="7B88253F"/>
    <w:rsid w:val="7B8D679F"/>
    <w:rsid w:val="7BDBC841"/>
    <w:rsid w:val="7C4ECF40"/>
    <w:rsid w:val="7C7713AE"/>
    <w:rsid w:val="7D0E3EA3"/>
    <w:rsid w:val="7D100FA3"/>
    <w:rsid w:val="7D45FEC3"/>
    <w:rsid w:val="7D583F0D"/>
    <w:rsid w:val="7D58C0DB"/>
    <w:rsid w:val="7DA2A805"/>
    <w:rsid w:val="7DB1128E"/>
    <w:rsid w:val="7DF28D27"/>
    <w:rsid w:val="7E388A83"/>
    <w:rsid w:val="7E559A35"/>
    <w:rsid w:val="7ED25E0A"/>
    <w:rsid w:val="7F7268DD"/>
    <w:rsid w:val="7F8ADC56"/>
    <w:rsid w:val="7F8C97E3"/>
    <w:rsid w:val="7F8E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58AFE"/>
  <w15:chartTrackingRefBased/>
  <w15:docId w15:val="{0D1392D3-43FF-4744-85A5-D388DDB6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A39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726"/>
    <w:pPr>
      <w:keepNext/>
      <w:keepLines/>
      <w:spacing w:before="240"/>
      <w:outlineLvl w:val="0"/>
    </w:pPr>
    <w:rPr>
      <w:rFonts w:ascii="Candara" w:eastAsiaTheme="majorEastAsia" w:hAnsi="Candar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26"/>
    <w:pPr>
      <w:keepNext/>
      <w:keepLines/>
      <w:spacing w:before="40"/>
      <w:outlineLvl w:val="1"/>
    </w:pPr>
    <w:rPr>
      <w:rFonts w:ascii="Candara" w:eastAsiaTheme="majorEastAsia" w:hAnsi="Candar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6"/>
    <w:rPr>
      <w:rFonts w:ascii="Candara" w:eastAsiaTheme="majorEastAsia" w:hAnsi="Candara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5726"/>
    <w:rPr>
      <w:rFonts w:ascii="Candara" w:eastAsiaTheme="majorEastAsia" w:hAnsi="Candara" w:cstheme="majorBidi"/>
      <w:color w:val="2F5496" w:themeColor="accent1" w:themeShade="BF"/>
      <w:sz w:val="26"/>
      <w:szCs w:val="26"/>
      <w:lang w:eastAsia="en-GB"/>
    </w:rPr>
  </w:style>
  <w:style w:type="paragraph" w:customStyle="1" w:styleId="paragraph">
    <w:name w:val="paragraph"/>
    <w:basedOn w:val="Normal"/>
    <w:rsid w:val="004E7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E7A39"/>
  </w:style>
  <w:style w:type="character" w:customStyle="1" w:styleId="eop">
    <w:name w:val="eop"/>
    <w:basedOn w:val="DefaultParagraphFont"/>
    <w:rsid w:val="004E7A39"/>
  </w:style>
  <w:style w:type="paragraph" w:styleId="ListParagraph">
    <w:name w:val="List Paragraph"/>
    <w:basedOn w:val="Normal"/>
    <w:uiPriority w:val="34"/>
    <w:qFormat/>
    <w:rsid w:val="004E7A3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E7A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7A39"/>
    <w:rPr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E7A39"/>
    <w:rPr>
      <w:sz w:val="16"/>
      <w:szCs w:val="16"/>
    </w:rPr>
  </w:style>
  <w:style w:type="paragraph" w:styleId="NoSpacing">
    <w:name w:val="No Spacing"/>
    <w:uiPriority w:val="1"/>
    <w:qFormat/>
    <w:rsid w:val="004E7A39"/>
    <w:pPr>
      <w:spacing w:after="0" w:line="240" w:lineRule="auto"/>
      <w:ind w:left="153" w:hanging="153"/>
    </w:pPr>
    <w:rPr>
      <w:rFonts w:ascii="Calibri" w:hAnsi="Calibri" w:cs="Calibr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BE2500EE-B899-4BF3-BF45-B7DCDF28D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D8CABC-1194-498E-9BF8-29BBE93EC2F8}"/>
</file>

<file path=customXml/itemProps3.xml><?xml version="1.0" encoding="utf-8"?>
<ds:datastoreItem xmlns:ds="http://schemas.openxmlformats.org/officeDocument/2006/customXml" ds:itemID="{F8A36D94-0D96-40E9-A30E-2719EB9A811E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1099</Words>
  <Characters>6270</Characters>
  <Application>Microsoft Office Word</Application>
  <DocSecurity>0</DocSecurity>
  <Lines>52</Lines>
  <Paragraphs>14</Paragraphs>
  <ScaleCrop>false</ScaleCrop>
  <Company>TU Delft</Company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Colgrove</dc:creator>
  <cp:keywords/>
  <dc:description/>
  <cp:lastModifiedBy>Hegias Mira Bontenbal</cp:lastModifiedBy>
  <cp:revision>85</cp:revision>
  <dcterms:created xsi:type="dcterms:W3CDTF">2023-07-10T13:04:00Z</dcterms:created>
  <dcterms:modified xsi:type="dcterms:W3CDTF">2023-12-13T08:20:00Z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  <property fmtid="{D5CDD505-2E9C-101B-9397-08002B2CF9AE}" pid="4" name="GrammarlyDocumentId">
    <vt:lpwstr>4e46ed0651a4f512aee95b98d5c943a3b29ccc203c3cb5cf40b07a8aec6beb78</vt:lpwstr>
  </property>
</Properties>
</file>